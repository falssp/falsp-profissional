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DDF7025" w14:textId="2630E978" w:rsidR="00F764EB" w:rsidRPr="00454D7D" w:rsidRDefault="009D737F" w:rsidP="001E73AA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</w:pPr>
          <w:r w:rsidRPr="00454D7D"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  <w:t>Índice</w:t>
          </w:r>
        </w:p>
        <w:p w14:paraId="02AFE649" w14:textId="77777777" w:rsidR="009D737F" w:rsidRPr="00454D7D" w:rsidRDefault="009D737F" w:rsidP="001E73AA">
          <w:pPr>
            <w:spacing w:before="40" w:after="40" w:line="276" w:lineRule="auto"/>
            <w:rPr>
              <w:rFonts w:asciiTheme="minorHAnsi" w:hAnsiTheme="minorHAnsi" w:cstheme="minorHAnsi"/>
              <w:szCs w:val="20"/>
            </w:rPr>
          </w:pPr>
        </w:p>
        <w:p w14:paraId="4A7A4F78" w14:textId="77777777" w:rsidR="00830265" w:rsidRPr="00830265" w:rsidRDefault="00F764EB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begin"/>
          </w: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instrText xml:space="preserve"> TOC \o "1-3" \h \z \u </w:instrText>
          </w: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separate"/>
          </w:r>
          <w:hyperlink w:anchor="_Toc466365666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1.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Objetivo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_Toc466365666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14798FE" w14:textId="77777777" w:rsidR="00830265" w:rsidRPr="00830265" w:rsidRDefault="00A2255A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67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2.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Macro Fluxo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_Toc466365667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2C51F6A" w14:textId="77777777" w:rsidR="00830265" w:rsidRPr="00830265" w:rsidRDefault="00A2255A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68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3.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Como acessar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_Toc466365668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F5308DD" w14:textId="2C66FFF1" w:rsidR="00830265" w:rsidRPr="00830265" w:rsidRDefault="00A2255A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69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Tipo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_Toc466365669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F87DA94" w14:textId="77777777" w:rsidR="00830265" w:rsidRPr="00830265" w:rsidRDefault="00A2255A" w:rsidP="00830265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0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Formulário de GMUD da GOL em Excel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_Toc466365670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9D946DE" w14:textId="77777777" w:rsidR="00830265" w:rsidRPr="00830265" w:rsidRDefault="00A2255A" w:rsidP="00830265">
          <w:pPr>
            <w:pStyle w:val="Sumrio1"/>
            <w:tabs>
              <w:tab w:val="left" w:pos="2348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1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5.1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Acessar o Link do CherwellClient e preencher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_Toc466365671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F808A18" w14:textId="77777777" w:rsidR="00830265" w:rsidRPr="00830265" w:rsidRDefault="00A2255A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2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6.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GMUD Emergencial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_Toc466365672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13E6D38" w14:textId="77777777" w:rsidR="00830265" w:rsidRPr="00830265" w:rsidRDefault="00A2255A" w:rsidP="00830265">
          <w:pPr>
            <w:pStyle w:val="Sumrio1"/>
            <w:tabs>
              <w:tab w:val="left" w:pos="2705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3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6.1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Fluxo de GMUD Emergencial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_Toc466365673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2F0E784" w14:textId="77777777" w:rsidR="00830265" w:rsidRPr="00830265" w:rsidRDefault="00A2255A" w:rsidP="00830265">
          <w:pPr>
            <w:pStyle w:val="Sumrio1"/>
            <w:tabs>
              <w:tab w:val="left" w:pos="2101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4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6.2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Enviar por e-mail o formulário em Excel e o Nº da GMUD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_Toc466365674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EEE9B8D" w14:textId="77777777" w:rsidR="00830265" w:rsidRPr="00830265" w:rsidRDefault="00A2255A" w:rsidP="00830265">
          <w:pPr>
            <w:pStyle w:val="Sumrio1"/>
            <w:tabs>
              <w:tab w:val="left" w:pos="2447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5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6.2.1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Segue um exemplo abaixo: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_Toc466365675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2D25FF1" w14:textId="77777777" w:rsidR="00830265" w:rsidRPr="00830265" w:rsidRDefault="00A2255A" w:rsidP="00830265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6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6.3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Solicitar validação técnica da GOL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_Toc466365676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BB773B9" w14:textId="77777777" w:rsidR="00830265" w:rsidRPr="00830265" w:rsidRDefault="00A2255A" w:rsidP="00830265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7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6.4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Solicitar a CALL com a equipe da GOL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_Toc466365677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7DF4B82" w14:textId="77777777" w:rsidR="00830265" w:rsidRPr="00830265" w:rsidRDefault="00A2255A" w:rsidP="0083026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8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6.5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Após aprovação do CAB  Emergencial da Gol enviar um e-mail de confirmação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_Toc466365678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10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C60A91F" w14:textId="77777777" w:rsidR="00830265" w:rsidRPr="00830265" w:rsidRDefault="00A2255A" w:rsidP="00830265">
          <w:pPr>
            <w:pStyle w:val="Sumrio1"/>
            <w:tabs>
              <w:tab w:val="left" w:pos="2447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79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6.5.1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Segue um exemplo abaixo: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_Toc466365679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10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344DD83" w14:textId="77777777" w:rsidR="00830265" w:rsidRPr="00830265" w:rsidRDefault="00A2255A" w:rsidP="00830265">
          <w:pPr>
            <w:pStyle w:val="Sumrio1"/>
            <w:tabs>
              <w:tab w:val="left" w:pos="2133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80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6.6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Anexar o e-mail de confirmação na sua respectiva GMUD, após o envio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_Toc466365680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11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3F2967F" w14:textId="77777777" w:rsidR="00830265" w:rsidRPr="00830265" w:rsidRDefault="00A2255A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81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GMUD Normal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_Toc466365681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12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C8470E9" w14:textId="77777777" w:rsidR="00830265" w:rsidRPr="00830265" w:rsidRDefault="00A2255A" w:rsidP="0083026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82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7.1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Fluxo de GMUD Normal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_Toc466365682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12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FEC6E44" w14:textId="77777777" w:rsidR="00830265" w:rsidRPr="00830265" w:rsidRDefault="00A2255A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65683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8.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Dúvida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_Toc466365683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13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C4EF574" w14:textId="77777777" w:rsidR="00830265" w:rsidRDefault="00A2255A" w:rsidP="0083026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66365684" w:history="1"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9.</w:t>
            </w:r>
            <w:r w:rsidR="00830265" w:rsidRPr="00830265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30265" w:rsidRPr="00830265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Controle de Revisões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_Toc466365684 \h </w:instrTex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13</w:t>
            </w:r>
            <w:r w:rsidR="00830265" w:rsidRPr="00830265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62D56B4F" w:rsidR="00F764EB" w:rsidRPr="00507E07" w:rsidRDefault="00F764EB" w:rsidP="00353272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353272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</w:p>
      </w:sdtContent>
    </w:sdt>
    <w:p w14:paraId="7899C394" w14:textId="77777777" w:rsidR="00F764EB" w:rsidRPr="00454D7D" w:rsidRDefault="00F764EB" w:rsidP="00810D41">
      <w:pPr>
        <w:spacing w:line="276" w:lineRule="auto"/>
        <w:jc w:val="right"/>
        <w:rPr>
          <w:rFonts w:asciiTheme="minorHAnsi" w:hAnsiTheme="minorHAnsi" w:cstheme="minorHAnsi"/>
        </w:rPr>
      </w:pPr>
    </w:p>
    <w:p w14:paraId="6745FEF4" w14:textId="77777777" w:rsidR="00481CF4" w:rsidRPr="00454D7D" w:rsidRDefault="00481CF4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0352B547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2" w:name="_Toc456161648"/>
      <w:bookmarkStart w:id="3" w:name="_Toc466365666"/>
      <w:r w:rsidRPr="00454D7D">
        <w:rPr>
          <w:rFonts w:asciiTheme="minorHAnsi" w:hAnsiTheme="minorHAnsi" w:cstheme="minorHAnsi"/>
          <w:sz w:val="24"/>
          <w:szCs w:val="24"/>
        </w:rPr>
        <w:lastRenderedPageBreak/>
        <w:t>Objetivo</w:t>
      </w:r>
      <w:bookmarkEnd w:id="2"/>
      <w:bookmarkEnd w:id="3"/>
    </w:p>
    <w:p w14:paraId="260D802C" w14:textId="5BC1E013" w:rsidR="000E6826" w:rsidRDefault="006004C7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Criar a GMUD</w:t>
      </w:r>
      <w:r w:rsidR="00353272">
        <w:rPr>
          <w:rFonts w:asciiTheme="minorHAnsi" w:hAnsiTheme="minorHAnsi" w:cstheme="minorHAnsi"/>
        </w:rPr>
        <w:t xml:space="preserve"> de categoria Emergencial </w:t>
      </w:r>
      <w:r w:rsidR="00D03C14">
        <w:rPr>
          <w:rFonts w:asciiTheme="minorHAnsi" w:hAnsiTheme="minorHAnsi" w:cstheme="minorHAnsi"/>
        </w:rPr>
        <w:t>e</w:t>
      </w:r>
      <w:del w:id="4" w:author="Rodrigo Possatto Rothstein" w:date="2016-11-08T14:36:00Z">
        <w:r w:rsidR="00D03C14" w:rsidDel="000F6FF1">
          <w:rPr>
            <w:rFonts w:asciiTheme="minorHAnsi" w:hAnsiTheme="minorHAnsi" w:cstheme="minorHAnsi"/>
          </w:rPr>
          <w:delText xml:space="preserve"> </w:delText>
        </w:r>
      </w:del>
      <w:r w:rsidR="00D03C14">
        <w:rPr>
          <w:rFonts w:asciiTheme="minorHAnsi" w:hAnsiTheme="minorHAnsi" w:cstheme="minorHAnsi"/>
        </w:rPr>
        <w:t>/</w:t>
      </w:r>
      <w:del w:id="5" w:author="Rodrigo Possatto Rothstein" w:date="2016-11-08T14:36:00Z">
        <w:r w:rsidR="00D03C14" w:rsidDel="000F6FF1">
          <w:rPr>
            <w:rFonts w:asciiTheme="minorHAnsi" w:hAnsiTheme="minorHAnsi" w:cstheme="minorHAnsi"/>
          </w:rPr>
          <w:delText xml:space="preserve"> </w:delText>
        </w:r>
      </w:del>
      <w:r w:rsidR="00353272">
        <w:rPr>
          <w:rFonts w:asciiTheme="minorHAnsi" w:hAnsiTheme="minorHAnsi" w:cstheme="minorHAnsi"/>
        </w:rPr>
        <w:t>ou Normal</w:t>
      </w:r>
      <w:r w:rsidRPr="00454D7D">
        <w:rPr>
          <w:rFonts w:asciiTheme="minorHAnsi" w:hAnsiTheme="minorHAnsi" w:cstheme="minorHAnsi"/>
        </w:rPr>
        <w:t xml:space="preserve">, </w:t>
      </w:r>
      <w:r w:rsidR="00343F7A" w:rsidRPr="00454D7D">
        <w:rPr>
          <w:rFonts w:asciiTheme="minorHAnsi" w:hAnsiTheme="minorHAnsi" w:cstheme="minorHAnsi"/>
        </w:rPr>
        <w:t>submeter para analisar e deliberar, conforme o processo de Gerenciamento de Mudanças da Gol.</w:t>
      </w:r>
    </w:p>
    <w:p w14:paraId="060BED68" w14:textId="5FB0483F" w:rsidR="00086BE1" w:rsidRPr="00086BE1" w:rsidRDefault="00086BE1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FF0000"/>
        </w:rPr>
      </w:pPr>
      <w:commentRangeStart w:id="6"/>
      <w:commentRangeStart w:id="7"/>
      <w:r w:rsidRPr="00086BE1">
        <w:rPr>
          <w:rFonts w:asciiTheme="minorHAnsi" w:hAnsiTheme="minorHAnsi" w:cstheme="minorHAnsi"/>
          <w:color w:val="FF0000"/>
        </w:rPr>
        <w:t xml:space="preserve">Vale ressaltar, que deve ser registrado no processo de Gerenciamento de Mudanças da Smiles, como </w:t>
      </w:r>
      <w:proofErr w:type="spellStart"/>
      <w:r w:rsidRPr="00086BE1">
        <w:rPr>
          <w:rFonts w:asciiTheme="minorHAnsi" w:hAnsiTheme="minorHAnsi" w:cstheme="minorHAnsi"/>
          <w:i/>
          <w:color w:val="FF0000"/>
        </w:rPr>
        <w:t>Request</w:t>
      </w:r>
      <w:proofErr w:type="spellEnd"/>
      <w:r w:rsidRPr="00086BE1">
        <w:rPr>
          <w:rFonts w:asciiTheme="minorHAnsi" w:hAnsiTheme="minorHAnsi" w:cstheme="minorHAnsi"/>
          <w:i/>
          <w:color w:val="FF0000"/>
        </w:rPr>
        <w:t xml:space="preserve"> for </w:t>
      </w:r>
      <w:proofErr w:type="spellStart"/>
      <w:r w:rsidRPr="00086BE1">
        <w:rPr>
          <w:rFonts w:asciiTheme="minorHAnsi" w:hAnsiTheme="minorHAnsi" w:cstheme="minorHAnsi"/>
          <w:i/>
          <w:color w:val="FF0000"/>
        </w:rPr>
        <w:t>Change</w:t>
      </w:r>
      <w:proofErr w:type="spellEnd"/>
      <w:r w:rsidRPr="00086BE1">
        <w:rPr>
          <w:rFonts w:asciiTheme="minorHAnsi" w:hAnsiTheme="minorHAnsi" w:cstheme="minorHAnsi"/>
          <w:color w:val="FF0000"/>
        </w:rPr>
        <w:t xml:space="preserve"> (RFC) de categoria Informativa, anexando o formulário de GMUD em Excel da Gol e informando o número registrado na ferramenta da Gol.</w:t>
      </w:r>
      <w:commentRangeEnd w:id="6"/>
      <w:r w:rsidR="000F6FF1">
        <w:rPr>
          <w:rStyle w:val="Refdecomentrio"/>
        </w:rPr>
        <w:commentReference w:id="6"/>
      </w:r>
      <w:commentRangeEnd w:id="7"/>
      <w:r w:rsidR="007A7828">
        <w:rPr>
          <w:rStyle w:val="Refdecomentrio"/>
        </w:rPr>
        <w:commentReference w:id="7"/>
      </w:r>
    </w:p>
    <w:p w14:paraId="7F16727B" w14:textId="77777777" w:rsidR="00A31E8C" w:rsidRPr="00454D7D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99A4D64" w14:textId="1F97C8A7" w:rsidR="00A31E8C" w:rsidRPr="00454D7D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9" w:name="_Toc466365667"/>
      <w:r w:rsidRPr="00454D7D">
        <w:rPr>
          <w:rFonts w:asciiTheme="minorHAnsi" w:hAnsiTheme="minorHAnsi" w:cstheme="minorHAnsi"/>
          <w:sz w:val="24"/>
          <w:szCs w:val="24"/>
        </w:rPr>
        <w:t>Macro Fluxo</w:t>
      </w:r>
      <w:bookmarkEnd w:id="9"/>
    </w:p>
    <w:p w14:paraId="1C603008" w14:textId="46E4CB98" w:rsidR="00481CF4" w:rsidRPr="00454D7D" w:rsidRDefault="004864EF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</w:rPr>
      </w:pPr>
      <w:r w:rsidRPr="00454D7D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36E38" wp14:editId="53C84D36">
                <wp:simplePos x="0" y="0"/>
                <wp:positionH relativeFrom="column">
                  <wp:posOffset>-293326</wp:posOffset>
                </wp:positionH>
                <wp:positionV relativeFrom="paragraph">
                  <wp:posOffset>176117</wp:posOffset>
                </wp:positionV>
                <wp:extent cx="6410901" cy="1722075"/>
                <wp:effectExtent l="38100" t="38100" r="123825" b="10731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01" cy="172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B453A" id="Retângulo 1" o:spid="_x0000_s1026" style="position:absolute;margin-left:-23.1pt;margin-top:13.85pt;width:504.8pt;height:13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454D7D">
        <w:rPr>
          <w:rFonts w:asciiTheme="minorHAnsi" w:hAnsiTheme="minorHAnsi" w:cstheme="minorHAnsi"/>
          <w:b/>
          <w:noProof/>
        </w:rPr>
        <w:drawing>
          <wp:inline distT="0" distB="0" distL="0" distR="0" wp14:anchorId="68E67D56" wp14:editId="57D04F1E">
            <wp:extent cx="6143625" cy="2390775"/>
            <wp:effectExtent l="38100" t="0" r="2857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0E5C337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0" w:name="_Toc456161651"/>
      <w:bookmarkStart w:id="11" w:name="_Toc466365668"/>
      <w:r w:rsidRPr="00454D7D">
        <w:rPr>
          <w:rFonts w:asciiTheme="minorHAnsi" w:hAnsiTheme="minorHAnsi" w:cstheme="minorHAnsi"/>
          <w:sz w:val="24"/>
          <w:szCs w:val="24"/>
        </w:rPr>
        <w:t>Como acessar</w:t>
      </w:r>
      <w:bookmarkEnd w:id="10"/>
      <w:bookmarkEnd w:id="11"/>
    </w:p>
    <w:p w14:paraId="234F81FC" w14:textId="77777777" w:rsidR="00F97954" w:rsidRPr="00B27A57" w:rsidRDefault="00A2255A" w:rsidP="00F979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i/>
        </w:rPr>
      </w:pPr>
      <w:hyperlink r:id="rId18" w:history="1">
        <w:r w:rsidR="00F97954" w:rsidRPr="00B27A57">
          <w:rPr>
            <w:rFonts w:asciiTheme="minorHAnsi" w:hAnsiTheme="minorHAnsi" w:cstheme="minorHAnsi"/>
            <w:i/>
          </w:rPr>
          <w:t>https://servicedesk.golnaweb.com.br/CherwellClient/Access</w:t>
        </w:r>
      </w:hyperlink>
    </w:p>
    <w:p w14:paraId="08944722" w14:textId="77777777" w:rsidR="00481CF4" w:rsidRPr="00454D7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B7987C4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2" w:name="_Toc456161656"/>
      <w:bookmarkStart w:id="13" w:name="_Toc466365669"/>
      <w:r w:rsidRPr="00454D7D">
        <w:rPr>
          <w:rFonts w:asciiTheme="minorHAnsi" w:hAnsiTheme="minorHAnsi" w:cstheme="minorHAnsi"/>
          <w:sz w:val="24"/>
          <w:szCs w:val="24"/>
        </w:rPr>
        <w:t>Tipo</w:t>
      </w:r>
      <w:bookmarkEnd w:id="12"/>
      <w:bookmarkEnd w:id="13"/>
    </w:p>
    <w:p w14:paraId="6389594D" w14:textId="36FD40F5" w:rsidR="00481CF4" w:rsidRPr="00454D7D" w:rsidRDefault="00885762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Gerenciamento de Mudanças da Gol</w:t>
      </w:r>
    </w:p>
    <w:p w14:paraId="2B64059A" w14:textId="2CB1BA71" w:rsidR="000E6826" w:rsidRPr="00454D7D" w:rsidRDefault="000E6826">
      <w:pPr>
        <w:rPr>
          <w:rFonts w:asciiTheme="minorHAnsi" w:hAnsiTheme="minorHAnsi" w:cstheme="minorHAnsi"/>
          <w:b/>
        </w:rPr>
      </w:pPr>
      <w:bookmarkStart w:id="14" w:name="_Toc456161658"/>
    </w:p>
    <w:p w14:paraId="3FF64F52" w14:textId="36C91534" w:rsidR="00885762" w:rsidRPr="00454D7D" w:rsidRDefault="00885762" w:rsidP="0035327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5" w:name="_Toc466365670"/>
      <w:bookmarkEnd w:id="14"/>
      <w:r w:rsidRPr="00454D7D">
        <w:rPr>
          <w:rFonts w:asciiTheme="minorHAnsi" w:hAnsiTheme="minorHAnsi" w:cstheme="minorHAnsi"/>
          <w:sz w:val="24"/>
          <w:szCs w:val="24"/>
        </w:rPr>
        <w:t xml:space="preserve">Formulário </w:t>
      </w:r>
      <w:r w:rsidR="00E254D1" w:rsidRPr="00454D7D">
        <w:rPr>
          <w:rFonts w:asciiTheme="minorHAnsi" w:hAnsiTheme="minorHAnsi" w:cstheme="minorHAnsi"/>
          <w:sz w:val="24"/>
          <w:szCs w:val="24"/>
        </w:rPr>
        <w:t>de GMUD</w:t>
      </w:r>
      <w:r w:rsidR="005F428B" w:rsidRPr="00454D7D">
        <w:rPr>
          <w:rFonts w:asciiTheme="minorHAnsi" w:hAnsiTheme="minorHAnsi" w:cstheme="minorHAnsi"/>
          <w:sz w:val="24"/>
          <w:szCs w:val="24"/>
        </w:rPr>
        <w:t xml:space="preserve"> da GOL</w:t>
      </w:r>
      <w:r w:rsidR="00353272">
        <w:rPr>
          <w:rFonts w:asciiTheme="minorHAnsi" w:hAnsiTheme="minorHAnsi" w:cstheme="minorHAnsi"/>
          <w:sz w:val="24"/>
          <w:szCs w:val="24"/>
        </w:rPr>
        <w:t xml:space="preserve"> em Excel</w:t>
      </w:r>
      <w:bookmarkEnd w:id="15"/>
    </w:p>
    <w:p w14:paraId="15492893" w14:textId="41BA4C3E" w:rsidR="00E254D1" w:rsidRPr="00454D7D" w:rsidRDefault="00885762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Preencher o formulário de GMUD</w:t>
      </w:r>
      <w:r w:rsidR="00E254D1" w:rsidRPr="00454D7D">
        <w:rPr>
          <w:rFonts w:asciiTheme="minorHAnsi" w:hAnsiTheme="minorHAnsi" w:cstheme="minorHAnsi"/>
        </w:rPr>
        <w:t xml:space="preserve"> da GOL</w:t>
      </w:r>
    </w:p>
    <w:bookmarkStart w:id="16" w:name="_MON_1539678091"/>
    <w:bookmarkEnd w:id="16"/>
    <w:p w14:paraId="325B06AF" w14:textId="2FAD10AB" w:rsidR="00E254D1" w:rsidRPr="00454D7D" w:rsidRDefault="000F6FF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object w:dxaOrig="1311" w:dyaOrig="849" w14:anchorId="7AF1E5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55pt;height:41.9pt" o:ole="">
            <v:imagedata r:id="rId19" o:title=""/>
          </v:shape>
          <o:OLEObject Type="Embed" ProgID="Excel.Sheet.12" ShapeID="_x0000_i1025" DrawAspect="Icon" ObjectID="_1540121298" r:id="rId20"/>
        </w:object>
      </w:r>
    </w:p>
    <w:p w14:paraId="7A79A306" w14:textId="77777777" w:rsidR="00E254D1" w:rsidRPr="00454D7D" w:rsidRDefault="00E254D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FB755EF" w14:textId="77777777" w:rsidR="00E254D1" w:rsidRPr="00454D7D" w:rsidRDefault="00E254D1">
      <w:pPr>
        <w:rPr>
          <w:rFonts w:asciiTheme="minorHAnsi" w:hAnsiTheme="minorHAnsi" w:cstheme="minorHAnsi"/>
          <w:b/>
        </w:rPr>
      </w:pPr>
      <w:r w:rsidRPr="00454D7D">
        <w:rPr>
          <w:rFonts w:asciiTheme="minorHAnsi" w:hAnsiTheme="minorHAnsi" w:cstheme="minorHAnsi"/>
        </w:rPr>
        <w:br w:type="page"/>
      </w:r>
    </w:p>
    <w:p w14:paraId="27701631" w14:textId="497E5EE3" w:rsidR="00E254D1" w:rsidRPr="00454D7D" w:rsidRDefault="005F428B" w:rsidP="0035327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7" w:name="_Toc466365671"/>
      <w:r w:rsidRPr="00454D7D">
        <w:rPr>
          <w:rFonts w:asciiTheme="minorHAnsi" w:hAnsiTheme="minorHAnsi" w:cstheme="minorHAnsi"/>
          <w:sz w:val="24"/>
          <w:szCs w:val="24"/>
        </w:rPr>
        <w:lastRenderedPageBreak/>
        <w:t xml:space="preserve">Acessar o </w:t>
      </w:r>
      <w:r w:rsidR="00E254D1" w:rsidRPr="00454D7D">
        <w:rPr>
          <w:rFonts w:asciiTheme="minorHAnsi" w:hAnsiTheme="minorHAnsi" w:cstheme="minorHAnsi"/>
          <w:sz w:val="24"/>
          <w:szCs w:val="24"/>
        </w:rPr>
        <w:t>Link</w:t>
      </w:r>
      <w:r w:rsidR="00353272">
        <w:rPr>
          <w:rFonts w:asciiTheme="minorHAnsi" w:hAnsiTheme="minorHAnsi" w:cstheme="minorHAnsi"/>
          <w:sz w:val="24"/>
          <w:szCs w:val="24"/>
        </w:rPr>
        <w:t xml:space="preserve"> do </w:t>
      </w:r>
      <w:proofErr w:type="spellStart"/>
      <w:r w:rsidR="00353272" w:rsidRPr="00353272">
        <w:rPr>
          <w:rFonts w:asciiTheme="minorHAnsi" w:hAnsiTheme="minorHAnsi" w:cstheme="minorHAnsi"/>
          <w:sz w:val="24"/>
          <w:szCs w:val="24"/>
        </w:rPr>
        <w:t>CherwellClient</w:t>
      </w:r>
      <w:proofErr w:type="spellEnd"/>
      <w:r w:rsidR="00353272">
        <w:rPr>
          <w:rFonts w:asciiTheme="minorHAnsi" w:hAnsiTheme="minorHAnsi" w:cstheme="minorHAnsi"/>
          <w:sz w:val="24"/>
          <w:szCs w:val="24"/>
        </w:rPr>
        <w:t xml:space="preserve"> e preencher</w:t>
      </w:r>
      <w:bookmarkEnd w:id="17"/>
    </w:p>
    <w:p w14:paraId="33BC9D0D" w14:textId="75158B15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Acessar o link: </w:t>
      </w:r>
      <w:r w:rsidRPr="00454D7D">
        <w:rPr>
          <w:rFonts w:asciiTheme="minorHAnsi" w:hAnsiTheme="minorHAnsi" w:cstheme="minorHAnsi"/>
          <w:i/>
        </w:rPr>
        <w:t>https://servicedesk.golnaweb.com.br/CherwellClient/Access</w:t>
      </w:r>
    </w:p>
    <w:p w14:paraId="3E8F3651" w14:textId="77777777" w:rsidR="00E254D1" w:rsidRPr="00454D7D" w:rsidRDefault="00E254D1" w:rsidP="00E254D1">
      <w:pPr>
        <w:rPr>
          <w:rFonts w:asciiTheme="minorHAnsi" w:hAnsiTheme="minorHAnsi" w:cstheme="minorHAnsi"/>
        </w:rPr>
      </w:pPr>
    </w:p>
    <w:p w14:paraId="17238C48" w14:textId="2BAC5DAC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Vale ressaltar, que você deverá ter um usuário e senha de acesso no sistema da GOL.</w:t>
      </w:r>
    </w:p>
    <w:p w14:paraId="7C1A0487" w14:textId="77777777" w:rsidR="00E254D1" w:rsidRPr="00454D7D" w:rsidRDefault="00E254D1" w:rsidP="00E254D1">
      <w:pPr>
        <w:rPr>
          <w:rFonts w:asciiTheme="minorHAnsi" w:hAnsiTheme="minorHAnsi" w:cstheme="minorHAnsi"/>
        </w:rPr>
      </w:pPr>
    </w:p>
    <w:p w14:paraId="0D2CAB0D" w14:textId="06E85E56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Em seguida, irá aparecer a tela abaixo:</w:t>
      </w:r>
    </w:p>
    <w:p w14:paraId="0E925300" w14:textId="3C2AF889" w:rsidR="00E254D1" w:rsidRPr="00454D7D" w:rsidRDefault="0055326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8D6DFE" wp14:editId="1599D7FA">
                <wp:simplePos x="0" y="0"/>
                <wp:positionH relativeFrom="column">
                  <wp:posOffset>-3810</wp:posOffset>
                </wp:positionH>
                <wp:positionV relativeFrom="paragraph">
                  <wp:posOffset>2540</wp:posOffset>
                </wp:positionV>
                <wp:extent cx="5400040" cy="2419350"/>
                <wp:effectExtent l="0" t="0" r="10160" b="19050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419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B1280" id="Retângulo 72" o:spid="_x0000_s1026" style="position:absolute;margin-left:-.3pt;margin-top:.2pt;width:425.2pt;height:19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" filled="f" strokecolor="#7f7f7f [1612]" strokeweight="2pt"/>
            </w:pict>
          </mc:Fallback>
        </mc:AlternateContent>
      </w:r>
      <w:r w:rsidR="00E254D1" w:rsidRPr="00454D7D">
        <w:rPr>
          <w:rFonts w:asciiTheme="minorHAnsi" w:hAnsiTheme="minorHAnsi" w:cstheme="minorHAnsi"/>
          <w:noProof/>
        </w:rPr>
        <w:drawing>
          <wp:inline distT="0" distB="0" distL="0" distR="0" wp14:anchorId="4EB42321" wp14:editId="4A6469B8">
            <wp:extent cx="5400040" cy="241935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8937" b="6995"/>
                    <a:stretch/>
                  </pic:blipFill>
                  <pic:spPr bwMode="auto"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016C4" w14:textId="0C946392" w:rsidR="00E254D1" w:rsidRPr="00454D7D" w:rsidRDefault="00E254D1" w:rsidP="00E254D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9FF4DB0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3317A62" w14:textId="64B1ABCE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158142" wp14:editId="26098572">
                <wp:simplePos x="0" y="0"/>
                <wp:positionH relativeFrom="column">
                  <wp:posOffset>-146685</wp:posOffset>
                </wp:positionH>
                <wp:positionV relativeFrom="paragraph">
                  <wp:posOffset>216535</wp:posOffset>
                </wp:positionV>
                <wp:extent cx="5400040" cy="2611120"/>
                <wp:effectExtent l="0" t="0" r="10160" b="17780"/>
                <wp:wrapNone/>
                <wp:docPr id="73" name="Retâ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611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D6AF2" id="Retângulo 73" o:spid="_x0000_s1026" style="position:absolute;margin-left:-11.55pt;margin-top:17.05pt;width:425.2pt;height:20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Selecione a opção &lt;</w:t>
      </w:r>
      <w:r w:rsidRPr="005B6AF7">
        <w:rPr>
          <w:rFonts w:asciiTheme="minorHAnsi" w:hAnsiTheme="minorHAnsi" w:cstheme="minorHAnsi"/>
          <w:i/>
        </w:rPr>
        <w:t>New</w:t>
      </w:r>
      <w:r w:rsidRPr="00454D7D">
        <w:rPr>
          <w:rFonts w:asciiTheme="minorHAnsi" w:hAnsiTheme="minorHAnsi" w:cstheme="minorHAnsi"/>
        </w:rPr>
        <w:t xml:space="preserve"> \ </w:t>
      </w:r>
      <w:r w:rsidR="00D03C14">
        <w:rPr>
          <w:rFonts w:asciiTheme="minorHAnsi" w:hAnsiTheme="minorHAnsi" w:cstheme="minorHAnsi"/>
        </w:rPr>
        <w:t xml:space="preserve">Nova </w:t>
      </w:r>
      <w:r w:rsidRPr="00454D7D">
        <w:rPr>
          <w:rFonts w:asciiTheme="minorHAnsi" w:hAnsiTheme="minorHAnsi" w:cstheme="minorHAnsi"/>
        </w:rPr>
        <w:t>Mudança&gt;</w:t>
      </w:r>
    </w:p>
    <w:p w14:paraId="6D4317D2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CA7CFE" wp14:editId="112C5845">
                <wp:simplePos x="0" y="0"/>
                <wp:positionH relativeFrom="column">
                  <wp:posOffset>-51435</wp:posOffset>
                </wp:positionH>
                <wp:positionV relativeFrom="paragraph">
                  <wp:posOffset>135890</wp:posOffset>
                </wp:positionV>
                <wp:extent cx="1047750" cy="457200"/>
                <wp:effectExtent l="0" t="0" r="19050" b="19050"/>
                <wp:wrapNone/>
                <wp:docPr id="74" name="Retâ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E9351" id="Retângulo 74" o:spid="_x0000_s1026" style="position:absolute;margin-left:-4.05pt;margin-top:10.7pt;width:82.5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229F404F" wp14:editId="17140BFE">
            <wp:extent cx="5400040" cy="26111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9267"/>
                    <a:stretch/>
                  </pic:blipFill>
                  <pic:spPr bwMode="auto"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899A5" w14:textId="77777777" w:rsidR="00553261" w:rsidRPr="00454D7D" w:rsidRDefault="0055326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7ED126C" w14:textId="28FC3961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32015F" wp14:editId="46C4E2A4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892165" cy="2863850"/>
                <wp:effectExtent l="0" t="0" r="13335" b="12700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6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BE83A" id="Retângulo 76" o:spid="_x0000_s1026" style="position:absolute;margin-left:-11.55pt;margin-top:17pt;width:463.95pt;height:2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Em seguida irá aparecer a tela abaixo</w:t>
      </w:r>
    </w:p>
    <w:p w14:paraId="0A378180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6B435690" wp14:editId="7029BBAE">
            <wp:extent cx="5892165" cy="2863850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797"/>
                    <a:stretch/>
                  </pic:blipFill>
                  <pic:spPr bwMode="auto">
                    <a:xfrm>
                      <a:off x="0" y="0"/>
                      <a:ext cx="5892165" cy="286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3185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ED5756B" w14:textId="49B1BB84" w:rsidR="00553261" w:rsidRPr="00454D7D" w:rsidRDefault="00F2567E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89ED1" wp14:editId="5E090E5A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1228725" cy="1314450"/>
                <wp:effectExtent l="0" t="0" r="28575" b="19050"/>
                <wp:wrapNone/>
                <wp:docPr id="79" name="Retâ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314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0714E" id="Retângulo 79" o:spid="_x0000_s1026" style="position:absolute;margin-left:-11.55pt;margin-top:16.75pt;width:96.75pt;height:10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" filled="f" strokecolor="#7f7f7f [1612]" strokeweight="2pt"/>
            </w:pict>
          </mc:Fallback>
        </mc:AlternateContent>
      </w:r>
      <w:r w:rsidR="00553261" w:rsidRPr="00454D7D">
        <w:rPr>
          <w:rFonts w:asciiTheme="minorHAnsi" w:hAnsiTheme="minorHAnsi" w:cstheme="minorHAnsi"/>
        </w:rPr>
        <w:t xml:space="preserve">Preencha </w:t>
      </w:r>
      <w:r w:rsidR="00D03C14">
        <w:rPr>
          <w:rFonts w:asciiTheme="minorHAnsi" w:hAnsiTheme="minorHAnsi" w:cstheme="minorHAnsi"/>
        </w:rPr>
        <w:t>com os dados do</w:t>
      </w:r>
      <w:r w:rsidR="00553261" w:rsidRPr="00454D7D">
        <w:rPr>
          <w:rFonts w:asciiTheme="minorHAnsi" w:hAnsiTheme="minorHAnsi" w:cstheme="minorHAnsi"/>
        </w:rPr>
        <w:t xml:space="preserve"> Solicitante</w:t>
      </w:r>
    </w:p>
    <w:p w14:paraId="434D9071" w14:textId="77777777" w:rsidR="00E0469A" w:rsidRPr="00454D7D" w:rsidRDefault="00553261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3E4C35D6" wp14:editId="08E81090">
            <wp:extent cx="1228725" cy="1314450"/>
            <wp:effectExtent l="0" t="0" r="952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798" r="79146" b="49342"/>
                    <a:stretch/>
                  </pic:blipFill>
                  <pic:spPr bwMode="auto">
                    <a:xfrm>
                      <a:off x="0" y="0"/>
                      <a:ext cx="122872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8F2A1" w14:textId="77777777" w:rsidR="00E0469A" w:rsidRPr="00454D7D" w:rsidRDefault="00E0469A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8B0FFBD" w14:textId="5718C534" w:rsidR="00E0469A" w:rsidRPr="00454D7D" w:rsidRDefault="00F2567E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5232A8" wp14:editId="4D4C48C5">
                <wp:simplePos x="0" y="0"/>
                <wp:positionH relativeFrom="column">
                  <wp:posOffset>-146685</wp:posOffset>
                </wp:positionH>
                <wp:positionV relativeFrom="paragraph">
                  <wp:posOffset>215265</wp:posOffset>
                </wp:positionV>
                <wp:extent cx="1228725" cy="1304925"/>
                <wp:effectExtent l="0" t="0" r="28575" b="28575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D1923" id="Retângulo 80" o:spid="_x0000_s1026" style="position:absolute;margin-left:-11.55pt;margin-top:16.95pt;width:96.75pt;height:10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" filled="f" strokecolor="#7f7f7f [1612]" strokeweight="2pt"/>
            </w:pict>
          </mc:Fallback>
        </mc:AlternateContent>
      </w:r>
      <w:r w:rsidR="00E0469A" w:rsidRPr="00454D7D">
        <w:rPr>
          <w:rFonts w:asciiTheme="minorHAnsi" w:hAnsiTheme="minorHAnsi" w:cstheme="minorHAnsi"/>
        </w:rPr>
        <w:t>Exemplo preenchido</w:t>
      </w:r>
    </w:p>
    <w:p w14:paraId="7E9327D8" w14:textId="77777777" w:rsidR="00F2567E" w:rsidRPr="00454D7D" w:rsidRDefault="00E0469A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78172DD4" wp14:editId="5F9FF37F">
            <wp:extent cx="1228725" cy="1304925"/>
            <wp:effectExtent l="0" t="0" r="9525" b="952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8797" r="79146" b="49646"/>
                    <a:stretch/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2E843" w14:textId="77777777" w:rsidR="00F2567E" w:rsidRPr="00454D7D" w:rsidRDefault="00F2567E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4F5C5BE6" w14:textId="37014E76" w:rsidR="00F2567E" w:rsidRPr="00454D7D" w:rsidRDefault="00F2567E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lastRenderedPageBreak/>
        <w:t>Preencher a GMUD</w:t>
      </w:r>
      <w:r w:rsidR="00D03C14">
        <w:rPr>
          <w:rFonts w:asciiTheme="minorHAnsi" w:hAnsiTheme="minorHAnsi" w:cstheme="minorHAnsi"/>
        </w:rPr>
        <w:t xml:space="preserve"> no </w:t>
      </w:r>
      <w:proofErr w:type="spellStart"/>
      <w:r w:rsidR="00D03C14" w:rsidRPr="00454D7D">
        <w:rPr>
          <w:rFonts w:asciiTheme="minorHAnsi" w:hAnsiTheme="minorHAnsi" w:cstheme="minorHAnsi"/>
          <w:i/>
        </w:rPr>
        <w:t>CherwellClient</w:t>
      </w:r>
      <w:proofErr w:type="spellEnd"/>
      <w:r w:rsidRPr="00454D7D">
        <w:rPr>
          <w:rFonts w:asciiTheme="minorHAnsi" w:hAnsiTheme="minorHAnsi" w:cstheme="minorHAnsi"/>
        </w:rPr>
        <w:t>, conforme os dados do formulário em Excel</w:t>
      </w:r>
      <w:r w:rsidR="00FC123B" w:rsidRPr="00454D7D">
        <w:rPr>
          <w:rFonts w:asciiTheme="minorHAnsi" w:hAnsiTheme="minorHAnsi" w:cstheme="minorHAnsi"/>
        </w:rPr>
        <w:t>.</w:t>
      </w:r>
    </w:p>
    <w:p w14:paraId="3D7C3881" w14:textId="3719F482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Importante na opção &lt;</w:t>
      </w:r>
      <w:proofErr w:type="spellStart"/>
      <w:r w:rsidRPr="005B6AF7">
        <w:rPr>
          <w:rFonts w:asciiTheme="minorHAnsi" w:hAnsiTheme="minorHAnsi" w:cstheme="minorHAnsi"/>
          <w:i/>
        </w:rPr>
        <w:t>Check</w:t>
      </w:r>
      <w:proofErr w:type="spellEnd"/>
      <w:r w:rsidRPr="005B6AF7">
        <w:rPr>
          <w:rFonts w:asciiTheme="minorHAnsi" w:hAnsiTheme="minorHAnsi" w:cstheme="minorHAnsi"/>
          <w:i/>
        </w:rPr>
        <w:t xml:space="preserve"> </w:t>
      </w:r>
      <w:proofErr w:type="spellStart"/>
      <w:r w:rsidRPr="005B6AF7">
        <w:rPr>
          <w:rFonts w:asciiTheme="minorHAnsi" w:hAnsiTheme="minorHAnsi" w:cstheme="minorHAnsi"/>
          <w:i/>
        </w:rPr>
        <w:t>list</w:t>
      </w:r>
      <w:proofErr w:type="spellEnd"/>
      <w:r w:rsidRPr="00454D7D">
        <w:rPr>
          <w:rFonts w:asciiTheme="minorHAnsi" w:hAnsiTheme="minorHAnsi" w:cstheme="minorHAnsi"/>
        </w:rPr>
        <w:t>&gt;</w:t>
      </w:r>
      <w:r w:rsidR="00D03C14">
        <w:rPr>
          <w:rFonts w:asciiTheme="minorHAnsi" w:hAnsiTheme="minorHAnsi" w:cstheme="minorHAnsi"/>
        </w:rPr>
        <w:t xml:space="preserve"> - </w:t>
      </w:r>
      <w:r w:rsidR="00454D7D"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4DED75" wp14:editId="2DC62BAC">
                <wp:simplePos x="0" y="0"/>
                <wp:positionH relativeFrom="column">
                  <wp:posOffset>-146685</wp:posOffset>
                </wp:positionH>
                <wp:positionV relativeFrom="paragraph">
                  <wp:posOffset>235585</wp:posOffset>
                </wp:positionV>
                <wp:extent cx="4962525" cy="2124075"/>
                <wp:effectExtent l="0" t="0" r="28575" b="28575"/>
                <wp:wrapNone/>
                <wp:docPr id="82" name="Retâ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2124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749EFE" id="Retângulo 82" o:spid="_x0000_s1026" style="position:absolute;margin-left:-11.55pt;margin-top:18.55pt;width:390.75pt;height:167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Selecionar &lt;Smiles&gt;</w:t>
      </w:r>
    </w:p>
    <w:p w14:paraId="795F715B" w14:textId="5342B77F" w:rsidR="00FC123B" w:rsidRPr="00454D7D" w:rsidRDefault="00D03C14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6751A" wp14:editId="12DA26D1">
                <wp:simplePos x="0" y="0"/>
                <wp:positionH relativeFrom="column">
                  <wp:posOffset>4158615</wp:posOffset>
                </wp:positionH>
                <wp:positionV relativeFrom="paragraph">
                  <wp:posOffset>1697990</wp:posOffset>
                </wp:positionV>
                <wp:extent cx="419100" cy="1428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840CC" id="Retângulo 11" o:spid="_x0000_s1026" style="position:absolute;margin-left:327.45pt;margin-top:133.7pt;width:33pt;height:11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" filled="f" strokecolor="red" strokeweight="2pt"/>
            </w:pict>
          </mc:Fallback>
        </mc:AlternateContent>
      </w:r>
      <w:r w:rsidR="00F2567E" w:rsidRPr="00454D7D">
        <w:rPr>
          <w:rFonts w:asciiTheme="minorHAnsi" w:hAnsiTheme="minorHAnsi" w:cstheme="minorHAnsi"/>
          <w:noProof/>
        </w:rPr>
        <w:drawing>
          <wp:inline distT="0" distB="0" distL="0" distR="0" wp14:anchorId="5D995A10" wp14:editId="6A81BD72">
            <wp:extent cx="5069615" cy="2124075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1339" t="32154" r="8826" b="12942"/>
                    <a:stretch/>
                  </pic:blipFill>
                  <pic:spPr bwMode="auto">
                    <a:xfrm>
                      <a:off x="0" y="0"/>
                      <a:ext cx="5075380" cy="2126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C7F69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2CE2014" w14:textId="40CAF0BF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829598" wp14:editId="48779F29">
                <wp:simplePos x="0" y="0"/>
                <wp:positionH relativeFrom="column">
                  <wp:posOffset>-146685</wp:posOffset>
                </wp:positionH>
                <wp:positionV relativeFrom="paragraph">
                  <wp:posOffset>214630</wp:posOffset>
                </wp:positionV>
                <wp:extent cx="5892165" cy="2657475"/>
                <wp:effectExtent l="0" t="0" r="13335" b="28575"/>
                <wp:wrapNone/>
                <wp:docPr id="84" name="Retâ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08B9E" id="Retângulo 84" o:spid="_x0000_s1026" style="position:absolute;margin-left:-11.55pt;margin-top:16.9pt;width:463.95pt;height:20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 xml:space="preserve">Após preencher todo formulário, selecionar a opção </w:t>
      </w:r>
      <w:proofErr w:type="gramStart"/>
      <w:r w:rsidRPr="00454D7D">
        <w:rPr>
          <w:rFonts w:asciiTheme="minorHAnsi" w:hAnsiTheme="minorHAnsi" w:cstheme="minorHAnsi"/>
        </w:rPr>
        <w:t>&lt;Salvar</w:t>
      </w:r>
      <w:proofErr w:type="gramEnd"/>
      <w:r w:rsidRPr="00454D7D">
        <w:rPr>
          <w:rFonts w:asciiTheme="minorHAnsi" w:hAnsiTheme="minorHAnsi" w:cstheme="minorHAnsi"/>
        </w:rPr>
        <w:t>&gt;</w:t>
      </w:r>
    </w:p>
    <w:p w14:paraId="4BB7F819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DE9872" wp14:editId="341CB0D0">
                <wp:simplePos x="0" y="0"/>
                <wp:positionH relativeFrom="column">
                  <wp:posOffset>-99060</wp:posOffset>
                </wp:positionH>
                <wp:positionV relativeFrom="paragraph">
                  <wp:posOffset>143510</wp:posOffset>
                </wp:positionV>
                <wp:extent cx="304800" cy="228600"/>
                <wp:effectExtent l="0" t="0" r="19050" b="19050"/>
                <wp:wrapNone/>
                <wp:docPr id="85" name="Retâ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BFE06" id="Retângulo 85" o:spid="_x0000_s1026" style="position:absolute;margin-left:-7.8pt;margin-top:11.3pt;width:24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60545CBC" wp14:editId="662D1A85">
            <wp:extent cx="5892165" cy="2657475"/>
            <wp:effectExtent l="0" t="0" r="0" b="952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129CF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5940AF0" w14:textId="77777777" w:rsidR="00FC123B" w:rsidRPr="00454D7D" w:rsidRDefault="00FC123B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B5BBF6D" w14:textId="20B8C4FE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CC781E" wp14:editId="4D9C171A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892165" cy="2657475"/>
                <wp:effectExtent l="0" t="0" r="13335" b="28575"/>
                <wp:wrapNone/>
                <wp:docPr id="87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38BF5" id="Retângulo 87" o:spid="_x0000_s1026" style="position:absolute;margin-left:-11.55pt;margin-top:17pt;width:463.95pt;height:209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Em seguida anexe o formulário de GMUD em Excel, e salve novamente.</w:t>
      </w:r>
    </w:p>
    <w:p w14:paraId="6B6A095B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A06990" wp14:editId="16499A7F">
                <wp:simplePos x="0" y="0"/>
                <wp:positionH relativeFrom="column">
                  <wp:posOffset>1021715</wp:posOffset>
                </wp:positionH>
                <wp:positionV relativeFrom="paragraph">
                  <wp:posOffset>179705</wp:posOffset>
                </wp:positionV>
                <wp:extent cx="311150" cy="165100"/>
                <wp:effectExtent l="0" t="0" r="12700" b="25400"/>
                <wp:wrapNone/>
                <wp:docPr id="88" name="Retângu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6CD94A" id="Retângulo 88" o:spid="_x0000_s1026" style="position:absolute;margin-left:80.45pt;margin-top:14.15pt;width:24.5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4C2C645D" wp14:editId="23A069A5">
            <wp:extent cx="5892165" cy="2657475"/>
            <wp:effectExtent l="0" t="0" r="0" b="952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40701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096264CC" w14:textId="74EB178F" w:rsidR="00FE110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Após tudo ter sido preenchido, selecione a opção &lt;Encaminhar para Gestor&gt;</w:t>
      </w:r>
      <w:r w:rsidR="00FE110D">
        <w:rPr>
          <w:rFonts w:asciiTheme="minorHAnsi" w:hAnsiTheme="minorHAnsi" w:cstheme="minorHAnsi"/>
        </w:rPr>
        <w:t xml:space="preserve"> </w:t>
      </w:r>
    </w:p>
    <w:p w14:paraId="61A7434E" w14:textId="39D9C409" w:rsidR="00FC123B" w:rsidRPr="00FE110D" w:rsidRDefault="00FE110D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FF0000"/>
          <w:u w:val="single"/>
        </w:rPr>
      </w:pPr>
      <w:r w:rsidRPr="00FE110D">
        <w:rPr>
          <w:rFonts w:asciiTheme="minorHAnsi" w:hAnsiTheme="minorHAnsi" w:cstheme="minorHAnsi"/>
          <w:color w:val="FF0000"/>
          <w:u w:val="single"/>
        </w:rPr>
        <w:t>Importante: 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>olicitar a</w:t>
      </w:r>
      <w:r w:rsidR="003B17EC">
        <w:rPr>
          <w:rFonts w:asciiTheme="minorHAnsi" w:hAnsiTheme="minorHAnsi" w:cstheme="minorHAnsi"/>
          <w:color w:val="FF0000"/>
          <w:u w:val="single"/>
        </w:rPr>
        <w:t>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 xml:space="preserve"> aprovaç</w:t>
      </w:r>
      <w:r w:rsidR="003B17EC">
        <w:rPr>
          <w:rFonts w:asciiTheme="minorHAnsi" w:hAnsiTheme="minorHAnsi" w:cstheme="minorHAnsi"/>
          <w:color w:val="FF0000"/>
          <w:u w:val="single"/>
        </w:rPr>
        <w:t>ões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 xml:space="preserve"> via sistema </w:t>
      </w:r>
      <w:r w:rsidR="003B17EC">
        <w:rPr>
          <w:rFonts w:asciiTheme="minorHAnsi" w:hAnsiTheme="minorHAnsi" w:cstheme="minorHAnsi"/>
          <w:color w:val="FF0000"/>
          <w:u w:val="single"/>
        </w:rPr>
        <w:t>do Gestor de Governança de TI da Smiles e Gestor de Operações de TI e Infraestrutura da Smiles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>.</w:t>
      </w:r>
    </w:p>
    <w:p w14:paraId="46A83E3F" w14:textId="4FACF196" w:rsidR="005F428B" w:rsidRPr="00454D7D" w:rsidRDefault="00FE110D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235EF2" wp14:editId="44DD605B">
                <wp:simplePos x="0" y="0"/>
                <wp:positionH relativeFrom="column">
                  <wp:posOffset>-144145</wp:posOffset>
                </wp:positionH>
                <wp:positionV relativeFrom="paragraph">
                  <wp:posOffset>6985</wp:posOffset>
                </wp:positionV>
                <wp:extent cx="5892165" cy="2852420"/>
                <wp:effectExtent l="0" t="0" r="13335" b="24130"/>
                <wp:wrapNone/>
                <wp:docPr id="90" name="Retâ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5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01DB3" id="Retângulo 90" o:spid="_x0000_s1026" style="position:absolute;margin-left:-11.35pt;margin-top:.55pt;width:463.95pt;height:224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" filled="f" strokecolor="#7f7f7f [1612]" strokeweight="2pt"/>
            </w:pict>
          </mc:Fallback>
        </mc:AlternateContent>
      </w:r>
      <w:r w:rsidR="00FC123B"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CD67CB" wp14:editId="7228B785">
                <wp:simplePos x="0" y="0"/>
                <wp:positionH relativeFrom="column">
                  <wp:posOffset>1269660</wp:posOffset>
                </wp:positionH>
                <wp:positionV relativeFrom="paragraph">
                  <wp:posOffset>369245</wp:posOffset>
                </wp:positionV>
                <wp:extent cx="818707" cy="233916"/>
                <wp:effectExtent l="0" t="0" r="19685" b="13970"/>
                <wp:wrapNone/>
                <wp:docPr id="91" name="Retâ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2339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04719" id="Retângulo 91" o:spid="_x0000_s1026" style="position:absolute;margin-left:99.95pt;margin-top:29.05pt;width:64.45pt;height:18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" filled="f" strokecolor="red" strokeweight="2pt"/>
            </w:pict>
          </mc:Fallback>
        </mc:AlternateContent>
      </w:r>
      <w:r w:rsidR="00FC123B" w:rsidRPr="00454D7D">
        <w:rPr>
          <w:rFonts w:asciiTheme="minorHAnsi" w:hAnsiTheme="minorHAnsi" w:cstheme="minorHAnsi"/>
          <w:noProof/>
        </w:rPr>
        <w:drawing>
          <wp:inline distT="0" distB="0" distL="0" distR="0" wp14:anchorId="442B594E" wp14:editId="3F604306">
            <wp:extent cx="5892165" cy="2852996"/>
            <wp:effectExtent l="0" t="0" r="0" b="508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9142"/>
                    <a:stretch/>
                  </pic:blipFill>
                  <pic:spPr bwMode="auto">
                    <a:xfrm>
                      <a:off x="0" y="0"/>
                      <a:ext cx="5892165" cy="285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642B7" w14:textId="1FEA3A7A" w:rsidR="00D8085E" w:rsidRPr="00454D7D" w:rsidRDefault="005F428B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348E4EF" w14:textId="4494BEC5" w:rsidR="005F428B" w:rsidRDefault="00400638" w:rsidP="0040063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8" w:name="_Toc466365672"/>
      <w:proofErr w:type="gramStart"/>
      <w:r>
        <w:rPr>
          <w:rFonts w:asciiTheme="minorHAnsi" w:hAnsiTheme="minorHAnsi" w:cstheme="minorHAnsi"/>
          <w:sz w:val="24"/>
          <w:szCs w:val="24"/>
        </w:rPr>
        <w:lastRenderedPageBreak/>
        <w:t>GMUD Emergencial</w:t>
      </w:r>
      <w:bookmarkEnd w:id="18"/>
      <w:proofErr w:type="gramEnd"/>
    </w:p>
    <w:p w14:paraId="58154F6C" w14:textId="77777777" w:rsidR="00400638" w:rsidRDefault="00400638" w:rsidP="00400638"/>
    <w:p w14:paraId="06678290" w14:textId="7F509E11" w:rsidR="00C440DF" w:rsidRDefault="00C440DF" w:rsidP="00C440D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9" w:name="_Toc466365673"/>
      <w:r>
        <w:rPr>
          <w:rFonts w:asciiTheme="minorHAnsi" w:hAnsiTheme="minorHAnsi" w:cstheme="minorHAnsi"/>
          <w:sz w:val="24"/>
          <w:szCs w:val="24"/>
        </w:rPr>
        <w:t>Fluxo de GMUD Emergencial</w:t>
      </w:r>
      <w:bookmarkEnd w:id="19"/>
    </w:p>
    <w:p w14:paraId="683562CC" w14:textId="264ABA60" w:rsidR="00C440DF" w:rsidRDefault="00C440DF" w:rsidP="0040063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DCB252" wp14:editId="72A6836E">
                <wp:simplePos x="0" y="0"/>
                <wp:positionH relativeFrom="column">
                  <wp:posOffset>-127635</wp:posOffset>
                </wp:positionH>
                <wp:positionV relativeFrom="paragraph">
                  <wp:posOffset>174624</wp:posOffset>
                </wp:positionV>
                <wp:extent cx="6400800" cy="2200275"/>
                <wp:effectExtent l="0" t="0" r="19050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200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7382" id="Retângulo 7" o:spid="_x0000_s1026" style="position:absolute;margin-left:-10.05pt;margin-top:13.75pt;width:7in;height:17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" filled="f" strokecolor="#7f7f7f [1612]" strokeweight="2pt"/>
            </w:pict>
          </mc:Fallback>
        </mc:AlternateContent>
      </w:r>
    </w:p>
    <w:p w14:paraId="196771EC" w14:textId="7393C9BE" w:rsidR="00400638" w:rsidRDefault="00C440DF" w:rsidP="00400638">
      <w:r w:rsidRPr="00454D7D">
        <w:rPr>
          <w:rFonts w:asciiTheme="minorHAnsi" w:hAnsiTheme="minorHAnsi" w:cstheme="minorHAnsi"/>
          <w:b/>
          <w:noProof/>
        </w:rPr>
        <w:drawing>
          <wp:inline distT="0" distB="0" distL="0" distR="0" wp14:anchorId="07AF7F81" wp14:editId="748952B2">
            <wp:extent cx="6172200" cy="2200275"/>
            <wp:effectExtent l="19050" t="0" r="19050" b="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14:paraId="17CB76A8" w14:textId="77777777" w:rsidR="00C440DF" w:rsidRDefault="00C440DF" w:rsidP="00400638"/>
    <w:p w14:paraId="3709B0C8" w14:textId="3D56739C" w:rsidR="00400638" w:rsidRDefault="00400638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0" w:name="_Toc466365674"/>
      <w:r>
        <w:rPr>
          <w:rFonts w:asciiTheme="minorHAnsi" w:hAnsiTheme="minorHAnsi" w:cstheme="minorHAnsi"/>
          <w:sz w:val="24"/>
          <w:szCs w:val="24"/>
        </w:rPr>
        <w:t xml:space="preserve">Enviar </w:t>
      </w:r>
      <w:r w:rsidR="00D03C14">
        <w:rPr>
          <w:rFonts w:asciiTheme="minorHAnsi" w:hAnsiTheme="minorHAnsi" w:cstheme="minorHAnsi"/>
          <w:sz w:val="24"/>
          <w:szCs w:val="24"/>
        </w:rPr>
        <w:t xml:space="preserve">por </w:t>
      </w:r>
      <w:r>
        <w:rPr>
          <w:rFonts w:asciiTheme="minorHAnsi" w:hAnsiTheme="minorHAnsi" w:cstheme="minorHAnsi"/>
          <w:sz w:val="24"/>
          <w:szCs w:val="24"/>
        </w:rPr>
        <w:t>e-mail</w:t>
      </w:r>
      <w:r w:rsidR="00C440DF">
        <w:rPr>
          <w:rFonts w:asciiTheme="minorHAnsi" w:hAnsiTheme="minorHAnsi" w:cstheme="minorHAnsi"/>
          <w:sz w:val="24"/>
          <w:szCs w:val="24"/>
        </w:rPr>
        <w:t xml:space="preserve"> o formulário em Excel e o Nº da GMUD</w:t>
      </w:r>
      <w:bookmarkEnd w:id="20"/>
    </w:p>
    <w:p w14:paraId="27D7B20E" w14:textId="77777777" w:rsidR="00400638" w:rsidRPr="00400638" w:rsidRDefault="00400638" w:rsidP="00400638"/>
    <w:p w14:paraId="06E9278A" w14:textId="6FDFE35F" w:rsidR="005F428B" w:rsidRPr="00454D7D" w:rsidRDefault="005F428B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Enviar o e-mail para os grupos</w:t>
      </w:r>
      <w:r w:rsidR="003C2EC4">
        <w:rPr>
          <w:rFonts w:asciiTheme="minorHAnsi" w:hAnsiTheme="minorHAnsi" w:cstheme="minorHAnsi"/>
        </w:rPr>
        <w:t xml:space="preserve"> da Gol</w:t>
      </w:r>
      <w:r w:rsidRPr="00454D7D">
        <w:rPr>
          <w:rFonts w:asciiTheme="minorHAnsi" w:hAnsiTheme="minorHAnsi" w:cstheme="minorHAnsi"/>
        </w:rPr>
        <w:t>:</w:t>
      </w:r>
    </w:p>
    <w:p w14:paraId="0389AD47" w14:textId="2FDD4E7A" w:rsidR="005F428B" w:rsidRPr="00454D7D" w:rsidRDefault="00A2255A" w:rsidP="0045688F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4" w:history="1">
        <w:r w:rsidR="005F428B" w:rsidRPr="00454D7D">
          <w:rPr>
            <w:rFonts w:asciiTheme="minorHAnsi" w:hAnsiTheme="minorHAnsi" w:cstheme="minorHAnsi"/>
          </w:rPr>
          <w:t>GR-Producao@voegol.com.br</w:t>
        </w:r>
      </w:hyperlink>
      <w:r w:rsidR="00D03C14">
        <w:rPr>
          <w:rFonts w:asciiTheme="minorHAnsi" w:hAnsiTheme="minorHAnsi" w:cstheme="minorHAnsi"/>
        </w:rPr>
        <w:t xml:space="preserve"> (Sabrina Martins / Wellington Amaral)</w:t>
      </w:r>
    </w:p>
    <w:p w14:paraId="0AF2F73B" w14:textId="207AAD5B" w:rsidR="005F428B" w:rsidRPr="00454D7D" w:rsidRDefault="00A2255A" w:rsidP="0045688F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5" w:history="1">
        <w:r w:rsidR="005F428B" w:rsidRPr="00454D7D">
          <w:rPr>
            <w:rFonts w:asciiTheme="minorHAnsi" w:hAnsiTheme="minorHAnsi" w:cstheme="minorHAnsi"/>
          </w:rPr>
          <w:t>GR-Governanca@voegol.com.br</w:t>
        </w:r>
      </w:hyperlink>
    </w:p>
    <w:p w14:paraId="1D594F4E" w14:textId="77777777" w:rsidR="005F428B" w:rsidRPr="00454D7D" w:rsidRDefault="005F428B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41A4520" w14:textId="05DF3459" w:rsidR="00A3630D" w:rsidRPr="00400638" w:rsidRDefault="00454D7D" w:rsidP="00400638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1" w:name="_Toc466365675"/>
      <w:r w:rsidRPr="00400638">
        <w:rPr>
          <w:rFonts w:asciiTheme="minorHAnsi" w:hAnsiTheme="minorHAnsi" w:cstheme="minorHAnsi"/>
          <w:sz w:val="24"/>
          <w:szCs w:val="24"/>
        </w:rPr>
        <w:t>Segue um</w:t>
      </w:r>
      <w:r w:rsidR="00A3630D" w:rsidRPr="00400638">
        <w:rPr>
          <w:rFonts w:asciiTheme="minorHAnsi" w:hAnsiTheme="minorHAnsi" w:cstheme="minorHAnsi"/>
          <w:sz w:val="24"/>
          <w:szCs w:val="24"/>
        </w:rPr>
        <w:t xml:space="preserve"> exemplo abaixo:</w:t>
      </w:r>
      <w:bookmarkEnd w:id="21"/>
      <w:r w:rsidR="00A3630D" w:rsidRPr="00400638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54598E1" w14:textId="77777777" w:rsidR="00A3630D" w:rsidRPr="00454D7D" w:rsidRDefault="00A3630D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CBBD024" w14:textId="2D439AA0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Assunto: </w:t>
      </w:r>
      <w:r w:rsidR="00353272">
        <w:rPr>
          <w:rFonts w:asciiTheme="minorHAnsi" w:hAnsiTheme="minorHAnsi" w:cstheme="minorHAnsi"/>
        </w:rPr>
        <w:t xml:space="preserve"> </w:t>
      </w:r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>GMUD 6415 Emergencial – Smiles</w:t>
      </w:r>
      <w:r w:rsidRPr="00454D7D">
        <w:rPr>
          <w:rFonts w:asciiTheme="minorHAnsi" w:hAnsiTheme="minorHAnsi" w:cstheme="minorHAnsi"/>
        </w:rPr>
        <w:t>&gt;</w:t>
      </w:r>
      <w:r w:rsidRPr="00454D7D">
        <w:rPr>
          <w:rFonts w:asciiTheme="minorHAnsi" w:hAnsiTheme="minorHAnsi" w:cstheme="minorHAnsi"/>
        </w:rPr>
        <w:tab/>
      </w:r>
    </w:p>
    <w:p w14:paraId="09C74BE8" w14:textId="77777777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CD4E74F" w14:textId="158FA5AC" w:rsidR="00A3630D" w:rsidRPr="003C2EC4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i/>
          <w:color w:val="1F497D" w:themeColor="text2"/>
        </w:rPr>
      </w:pPr>
      <w:r w:rsidRPr="00454D7D">
        <w:rPr>
          <w:rFonts w:asciiTheme="minorHAnsi" w:hAnsiTheme="minorHAnsi" w:cstheme="minorHAnsi"/>
        </w:rPr>
        <w:t>Descrição:  </w:t>
      </w:r>
      <w:proofErr w:type="gramStart"/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>Segue</w:t>
      </w:r>
      <w:proofErr w:type="gramEnd"/>
      <w:r w:rsidRPr="003C2EC4">
        <w:rPr>
          <w:rFonts w:asciiTheme="minorHAnsi" w:hAnsiTheme="minorHAnsi" w:cstheme="minorHAnsi"/>
          <w:i/>
          <w:color w:val="1F497D" w:themeColor="text2"/>
        </w:rPr>
        <w:t xml:space="preserve"> GMUD Emergencial da Smiles para análise e deliberação.</w:t>
      </w:r>
    </w:p>
    <w:p w14:paraId="1A90DDBC" w14:textId="233FE39D" w:rsidR="00A3630D" w:rsidRPr="00454D7D" w:rsidRDefault="00282B56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i/>
        </w:rPr>
      </w:pPr>
      <w:r w:rsidRPr="003C2EC4">
        <w:rPr>
          <w:rFonts w:asciiTheme="minorHAnsi" w:hAnsiTheme="minorHAnsi" w:cstheme="minorHAnsi"/>
          <w:i/>
          <w:color w:val="1F497D" w:themeColor="text2"/>
        </w:rPr>
        <w:t>Estamos com o C</w:t>
      </w:r>
      <w:r w:rsidR="00A3630D" w:rsidRPr="003C2EC4">
        <w:rPr>
          <w:rFonts w:asciiTheme="minorHAnsi" w:hAnsiTheme="minorHAnsi" w:cstheme="minorHAnsi"/>
          <w:i/>
          <w:color w:val="1F497D" w:themeColor="text2"/>
        </w:rPr>
        <w:t xml:space="preserve">lube Smiles apresentando problema para os participantes do programa. Precisamos executar esta GMUD ainda hoje, pois teremos recorrência e este processo ampliará o </w:t>
      </w:r>
      <w:proofErr w:type="gramStart"/>
      <w:r w:rsidR="00A3630D" w:rsidRPr="003C2EC4">
        <w:rPr>
          <w:rFonts w:asciiTheme="minorHAnsi" w:hAnsiTheme="minorHAnsi" w:cstheme="minorHAnsi"/>
          <w:i/>
          <w:color w:val="1F497D" w:themeColor="text2"/>
        </w:rPr>
        <w:t>problema.</w:t>
      </w:r>
      <w:r w:rsidR="00A3630D" w:rsidRPr="00454D7D">
        <w:rPr>
          <w:rFonts w:asciiTheme="minorHAnsi" w:hAnsiTheme="minorHAnsi" w:cstheme="minorHAnsi"/>
          <w:i/>
        </w:rPr>
        <w:t>&gt;</w:t>
      </w:r>
      <w:proofErr w:type="gramEnd"/>
    </w:p>
    <w:p w14:paraId="3DB7A8BF" w14:textId="77777777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2B2C778" w14:textId="469B0FEE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Anexo:</w:t>
      </w:r>
      <w:r w:rsidR="00353272">
        <w:rPr>
          <w:rFonts w:asciiTheme="minorHAnsi" w:hAnsiTheme="minorHAnsi" w:cstheme="minorHAnsi"/>
        </w:rPr>
        <w:t xml:space="preserve"> </w:t>
      </w:r>
      <w:proofErr w:type="gramStart"/>
      <w:r w:rsidRPr="00454D7D">
        <w:rPr>
          <w:rFonts w:asciiTheme="minorHAnsi" w:hAnsiTheme="minorHAnsi" w:cstheme="minorHAnsi"/>
        </w:rPr>
        <w:t xml:space="preserve">&lt; </w:t>
      </w:r>
      <w:r w:rsidRPr="003C2EC4">
        <w:rPr>
          <w:rFonts w:asciiTheme="minorHAnsi" w:hAnsiTheme="minorHAnsi" w:cstheme="minorHAnsi"/>
          <w:i/>
          <w:color w:val="1F497D" w:themeColor="text2"/>
        </w:rPr>
        <w:t>Anexar</w:t>
      </w:r>
      <w:proofErr w:type="gramEnd"/>
      <w:r w:rsidRPr="003C2EC4">
        <w:rPr>
          <w:rFonts w:asciiTheme="minorHAnsi" w:hAnsiTheme="minorHAnsi" w:cstheme="minorHAnsi"/>
          <w:i/>
          <w:color w:val="1F497D" w:themeColor="text2"/>
        </w:rPr>
        <w:t xml:space="preserve"> o formulário em Excel de GMUD da GOL</w:t>
      </w:r>
      <w:r w:rsidR="003C2EC4">
        <w:rPr>
          <w:rFonts w:asciiTheme="minorHAnsi" w:hAnsiTheme="minorHAnsi" w:cstheme="minorHAnsi"/>
          <w:i/>
          <w:color w:val="1F497D" w:themeColor="text2"/>
        </w:rPr>
        <w:t xml:space="preserve"> devidamente preenchido</w:t>
      </w:r>
      <w:r w:rsidRPr="00454D7D">
        <w:rPr>
          <w:rFonts w:asciiTheme="minorHAnsi" w:hAnsiTheme="minorHAnsi" w:cstheme="minorHAnsi"/>
        </w:rPr>
        <w:t>&gt;</w:t>
      </w:r>
    </w:p>
    <w:p w14:paraId="4C66FBF1" w14:textId="4473F716" w:rsidR="005F428B" w:rsidRPr="00454D7D" w:rsidRDefault="00400638" w:rsidP="00400638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773107" wp14:editId="68786CC8">
                <wp:simplePos x="0" y="0"/>
                <wp:positionH relativeFrom="column">
                  <wp:posOffset>-144145</wp:posOffset>
                </wp:positionH>
                <wp:positionV relativeFrom="paragraph">
                  <wp:posOffset>0</wp:posOffset>
                </wp:positionV>
                <wp:extent cx="5892165" cy="2863215"/>
                <wp:effectExtent l="0" t="0" r="13335" b="13335"/>
                <wp:wrapNone/>
                <wp:docPr id="93" name="Retâ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63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0531B" id="Retângulo 93" o:spid="_x0000_s1026" style="position:absolute;margin-left:-11.35pt;margin-top:0;width:463.95pt;height:225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" filled="f" strokecolor="#7f7f7f [1612]" strokeweight="2pt"/>
            </w:pict>
          </mc:Fallback>
        </mc:AlternateContent>
      </w:r>
      <w:r w:rsidR="00A3630D" w:rsidRPr="00454D7D">
        <w:rPr>
          <w:rFonts w:asciiTheme="minorHAnsi" w:hAnsiTheme="minorHAnsi" w:cstheme="minorHAnsi"/>
        </w:rPr>
        <w:t> </w:t>
      </w:r>
      <w:r w:rsidR="00FA7624"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BD5CC9" wp14:editId="5D730769">
                <wp:simplePos x="0" y="0"/>
                <wp:positionH relativeFrom="column">
                  <wp:posOffset>-91278</wp:posOffset>
                </wp:positionH>
                <wp:positionV relativeFrom="paragraph">
                  <wp:posOffset>580390</wp:posOffset>
                </wp:positionV>
                <wp:extent cx="914400" cy="244548"/>
                <wp:effectExtent l="0" t="0" r="19050" b="22225"/>
                <wp:wrapNone/>
                <wp:docPr id="94" name="Retâ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4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1EBE3" id="Retângulo 94" o:spid="_x0000_s1026" style="position:absolute;margin-left:-7.2pt;margin-top:45.7pt;width:1in;height:1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" filled="f" strokecolor="red" strokeweight="2pt"/>
            </w:pict>
          </mc:Fallback>
        </mc:AlternateContent>
      </w:r>
      <w:r w:rsidR="00FA7624" w:rsidRPr="00454D7D">
        <w:rPr>
          <w:rFonts w:asciiTheme="minorHAnsi" w:hAnsiTheme="minorHAnsi" w:cstheme="minorHAnsi"/>
          <w:noProof/>
        </w:rPr>
        <w:drawing>
          <wp:inline distT="0" distB="0" distL="0" distR="0" wp14:anchorId="3ADB2388" wp14:editId="2DDB17AF">
            <wp:extent cx="5892165" cy="2863629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8804"/>
                    <a:stretch/>
                  </pic:blipFill>
                  <pic:spPr bwMode="auto">
                    <a:xfrm>
                      <a:off x="0" y="0"/>
                      <a:ext cx="5892165" cy="2863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BE7E2" w14:textId="77777777" w:rsidR="00E32C3F" w:rsidRDefault="00E32C3F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0DF4D0A" w14:textId="3B3078AD" w:rsidR="00C440DF" w:rsidRDefault="00C440DF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2" w:name="_Toc466365676"/>
      <w:r>
        <w:rPr>
          <w:rFonts w:asciiTheme="minorHAnsi" w:hAnsiTheme="minorHAnsi" w:cstheme="minorHAnsi"/>
          <w:sz w:val="24"/>
          <w:szCs w:val="24"/>
        </w:rPr>
        <w:t xml:space="preserve">Solicitar validação técnica da </w:t>
      </w:r>
      <w:r w:rsidR="003B67F1">
        <w:rPr>
          <w:rFonts w:asciiTheme="minorHAnsi" w:hAnsiTheme="minorHAnsi" w:cstheme="minorHAnsi"/>
          <w:sz w:val="24"/>
          <w:szCs w:val="24"/>
        </w:rPr>
        <w:t>GOL</w:t>
      </w:r>
      <w:bookmarkEnd w:id="22"/>
    </w:p>
    <w:p w14:paraId="6848B912" w14:textId="02C5FD6F" w:rsidR="00C440DF" w:rsidRPr="00C440DF" w:rsidRDefault="00C440DF" w:rsidP="00C440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Solicitar a validação técnica do tim</w:t>
      </w:r>
      <w:r w:rsidR="00353272">
        <w:rPr>
          <w:rFonts w:asciiTheme="minorHAnsi" w:hAnsiTheme="minorHAnsi" w:cstheme="minorHAnsi"/>
        </w:rPr>
        <w:t xml:space="preserve">e da </w:t>
      </w:r>
      <w:r w:rsidR="003B67F1">
        <w:rPr>
          <w:rFonts w:asciiTheme="minorHAnsi" w:hAnsiTheme="minorHAnsi" w:cstheme="minorHAnsi"/>
        </w:rPr>
        <w:t>GOL</w:t>
      </w:r>
      <w:r w:rsidR="00353272">
        <w:rPr>
          <w:rFonts w:asciiTheme="minorHAnsi" w:hAnsiTheme="minorHAnsi" w:cstheme="minorHAnsi"/>
        </w:rPr>
        <w:t xml:space="preserve"> na GMUD Emergencial. Após a validação técnica solicite a CALL com a equipe da GOL.</w:t>
      </w:r>
    </w:p>
    <w:p w14:paraId="619B2C2F" w14:textId="77777777" w:rsidR="00C440DF" w:rsidRDefault="00C440DF" w:rsidP="00C440DF">
      <w:pPr>
        <w:pStyle w:val="Ttulo1"/>
        <w:numPr>
          <w:ilvl w:val="0"/>
          <w:numId w:val="0"/>
        </w:numPr>
        <w:spacing w:line="276" w:lineRule="auto"/>
        <w:ind w:left="576"/>
        <w:rPr>
          <w:rFonts w:asciiTheme="minorHAnsi" w:hAnsiTheme="minorHAnsi" w:cstheme="minorHAnsi"/>
          <w:sz w:val="24"/>
          <w:szCs w:val="24"/>
        </w:rPr>
      </w:pPr>
    </w:p>
    <w:p w14:paraId="0F8AA7DB" w14:textId="73753732" w:rsidR="00400638" w:rsidRPr="00400638" w:rsidRDefault="00400638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3" w:name="_Toc466365677"/>
      <w:r w:rsidRPr="00400638">
        <w:rPr>
          <w:rFonts w:asciiTheme="minorHAnsi" w:hAnsiTheme="minorHAnsi" w:cstheme="minorHAnsi"/>
          <w:sz w:val="24"/>
          <w:szCs w:val="24"/>
        </w:rPr>
        <w:t>Solicitar a CALL</w:t>
      </w:r>
      <w:r w:rsidR="00C440DF">
        <w:rPr>
          <w:rFonts w:asciiTheme="minorHAnsi" w:hAnsiTheme="minorHAnsi" w:cstheme="minorHAnsi"/>
          <w:sz w:val="24"/>
          <w:szCs w:val="24"/>
        </w:rPr>
        <w:t xml:space="preserve"> com a </w:t>
      </w:r>
      <w:r w:rsidR="00353272">
        <w:rPr>
          <w:rFonts w:asciiTheme="minorHAnsi" w:hAnsiTheme="minorHAnsi" w:cstheme="minorHAnsi"/>
          <w:sz w:val="24"/>
          <w:szCs w:val="24"/>
        </w:rPr>
        <w:t xml:space="preserve">equipe da </w:t>
      </w:r>
      <w:r w:rsidR="00C440DF">
        <w:rPr>
          <w:rFonts w:asciiTheme="minorHAnsi" w:hAnsiTheme="minorHAnsi" w:cstheme="minorHAnsi"/>
          <w:sz w:val="24"/>
          <w:szCs w:val="24"/>
        </w:rPr>
        <w:t>GOL</w:t>
      </w:r>
      <w:bookmarkEnd w:id="23"/>
    </w:p>
    <w:p w14:paraId="6609FC28" w14:textId="77777777" w:rsidR="00400638" w:rsidRPr="00454D7D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Caso seja uma GMUD Emergencial, será necessário solicitar uma CALL com a equipe da Gol.</w:t>
      </w:r>
    </w:p>
    <w:p w14:paraId="281B88A3" w14:textId="77777777" w:rsidR="00400638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Telefone: 011 5098-2770</w:t>
      </w:r>
    </w:p>
    <w:p w14:paraId="72D35B78" w14:textId="77777777" w:rsidR="00353272" w:rsidRPr="00454D7D" w:rsidRDefault="00353272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355A397" w14:textId="5CA6A7C7" w:rsidR="00400638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commentRangeStart w:id="24"/>
      <w:r w:rsidRPr="00454D7D">
        <w:rPr>
          <w:rFonts w:asciiTheme="minorHAnsi" w:hAnsiTheme="minorHAnsi" w:cstheme="minorHAnsi"/>
        </w:rPr>
        <w:t xml:space="preserve">CAB da Gol </w:t>
      </w:r>
      <w:r>
        <w:rPr>
          <w:rFonts w:asciiTheme="minorHAnsi" w:hAnsiTheme="minorHAnsi" w:cstheme="minorHAnsi"/>
        </w:rPr>
        <w:t>é composto</w:t>
      </w:r>
      <w:r w:rsidRPr="00454D7D">
        <w:rPr>
          <w:rFonts w:asciiTheme="minorHAnsi" w:hAnsiTheme="minorHAnsi" w:cstheme="minorHAnsi"/>
        </w:rPr>
        <w:t>: Governança, Segurança da Informação, Arquitetura, Produção e Service Desk</w:t>
      </w:r>
      <w:r w:rsidR="003B67F1">
        <w:rPr>
          <w:rFonts w:asciiTheme="minorHAnsi" w:hAnsiTheme="minorHAnsi" w:cstheme="minorHAnsi"/>
        </w:rPr>
        <w:t>, Telecom</w:t>
      </w:r>
      <w:commentRangeEnd w:id="24"/>
      <w:r w:rsidR="000F6FF1">
        <w:rPr>
          <w:rStyle w:val="Refdecomentrio"/>
        </w:rPr>
        <w:commentReference w:id="24"/>
      </w:r>
    </w:p>
    <w:p w14:paraId="4771B18B" w14:textId="77777777" w:rsidR="00400638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FB50B98" w14:textId="04088487" w:rsidR="00400638" w:rsidRPr="00454D7D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Vale ressaltar, que o solicitante deverá explicar detalhadamente a GMUD Emergencial para o Comitê da Gol.</w:t>
      </w:r>
    </w:p>
    <w:p w14:paraId="2B39DE18" w14:textId="77777777" w:rsidR="00400638" w:rsidRPr="00454D7D" w:rsidRDefault="00400638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50D231B" w14:textId="77777777" w:rsidR="00400638" w:rsidRDefault="00400638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br w:type="page"/>
      </w:r>
    </w:p>
    <w:p w14:paraId="1A67402E" w14:textId="15567C6E" w:rsidR="00E32C3F" w:rsidRPr="00454D7D" w:rsidRDefault="00E32C3F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5" w:name="_Toc466365678"/>
      <w:r w:rsidRPr="00454D7D">
        <w:rPr>
          <w:rFonts w:asciiTheme="minorHAnsi" w:hAnsiTheme="minorHAnsi" w:cstheme="minorHAnsi"/>
          <w:sz w:val="24"/>
          <w:szCs w:val="24"/>
        </w:rPr>
        <w:lastRenderedPageBreak/>
        <w:t xml:space="preserve">Após aprovação do </w:t>
      </w:r>
      <w:proofErr w:type="gramStart"/>
      <w:r w:rsidRPr="00454D7D">
        <w:rPr>
          <w:rFonts w:asciiTheme="minorHAnsi" w:hAnsiTheme="minorHAnsi" w:cstheme="minorHAnsi"/>
          <w:sz w:val="24"/>
          <w:szCs w:val="24"/>
        </w:rPr>
        <w:t xml:space="preserve">CAB </w:t>
      </w:r>
      <w:r w:rsidR="003C2EC4">
        <w:rPr>
          <w:rFonts w:asciiTheme="minorHAnsi" w:hAnsiTheme="minorHAnsi" w:cstheme="minorHAnsi"/>
          <w:sz w:val="24"/>
          <w:szCs w:val="24"/>
        </w:rPr>
        <w:t xml:space="preserve"> Emergencial</w:t>
      </w:r>
      <w:proofErr w:type="gramEnd"/>
      <w:r w:rsidR="003C2EC4">
        <w:rPr>
          <w:rFonts w:asciiTheme="minorHAnsi" w:hAnsiTheme="minorHAnsi" w:cstheme="minorHAnsi"/>
          <w:sz w:val="24"/>
          <w:szCs w:val="24"/>
        </w:rPr>
        <w:t xml:space="preserve"> </w:t>
      </w:r>
      <w:r w:rsidRPr="00454D7D">
        <w:rPr>
          <w:rFonts w:asciiTheme="minorHAnsi" w:hAnsiTheme="minorHAnsi" w:cstheme="minorHAnsi"/>
          <w:sz w:val="24"/>
          <w:szCs w:val="24"/>
        </w:rPr>
        <w:t>da Gol</w:t>
      </w:r>
      <w:r w:rsidR="00C440DF">
        <w:rPr>
          <w:rFonts w:asciiTheme="minorHAnsi" w:hAnsiTheme="minorHAnsi" w:cstheme="minorHAnsi"/>
          <w:sz w:val="24"/>
          <w:szCs w:val="24"/>
        </w:rPr>
        <w:t xml:space="preserve"> enviar um e-mail de confirmação</w:t>
      </w:r>
      <w:bookmarkEnd w:id="25"/>
    </w:p>
    <w:p w14:paraId="20DD24B4" w14:textId="003C0392" w:rsidR="00E32C3F" w:rsidRPr="00454D7D" w:rsidRDefault="00282B56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Importante: </w:t>
      </w:r>
      <w:r w:rsidR="00D03C14">
        <w:rPr>
          <w:rFonts w:asciiTheme="minorHAnsi" w:hAnsiTheme="minorHAnsi" w:cstheme="minorHAnsi"/>
        </w:rPr>
        <w:t>Anotar o nome de todos os</w:t>
      </w:r>
      <w:r w:rsidR="00E32C3F" w:rsidRPr="00454D7D">
        <w:rPr>
          <w:rFonts w:asciiTheme="minorHAnsi" w:hAnsiTheme="minorHAnsi" w:cstheme="minorHAnsi"/>
        </w:rPr>
        <w:t xml:space="preserve"> participantes </w:t>
      </w:r>
      <w:r w:rsidR="00400638">
        <w:rPr>
          <w:rFonts w:asciiTheme="minorHAnsi" w:hAnsiTheme="minorHAnsi" w:cstheme="minorHAnsi"/>
        </w:rPr>
        <w:t xml:space="preserve">do Comitê </w:t>
      </w:r>
      <w:r w:rsidR="00E32C3F" w:rsidRPr="00454D7D">
        <w:rPr>
          <w:rFonts w:asciiTheme="minorHAnsi" w:hAnsiTheme="minorHAnsi" w:cstheme="minorHAnsi"/>
        </w:rPr>
        <w:t xml:space="preserve">e </w:t>
      </w:r>
      <w:r w:rsidR="00D03C14">
        <w:rPr>
          <w:rFonts w:asciiTheme="minorHAnsi" w:hAnsiTheme="minorHAnsi" w:cstheme="minorHAnsi"/>
        </w:rPr>
        <w:t xml:space="preserve">suas </w:t>
      </w:r>
      <w:r w:rsidRPr="00454D7D">
        <w:rPr>
          <w:rFonts w:asciiTheme="minorHAnsi" w:hAnsiTheme="minorHAnsi" w:cstheme="minorHAnsi"/>
        </w:rPr>
        <w:t xml:space="preserve">respectivas </w:t>
      </w:r>
      <w:r w:rsidR="00E32C3F" w:rsidRPr="00454D7D">
        <w:rPr>
          <w:rFonts w:asciiTheme="minorHAnsi" w:hAnsiTheme="minorHAnsi" w:cstheme="minorHAnsi"/>
        </w:rPr>
        <w:t xml:space="preserve">áreas </w:t>
      </w:r>
    </w:p>
    <w:p w14:paraId="41277395" w14:textId="77777777" w:rsidR="00282B56" w:rsidRPr="00454D7D" w:rsidRDefault="00282B56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351C346" w14:textId="77777777" w:rsidR="00282B56" w:rsidRPr="00454D7D" w:rsidRDefault="00282B56" w:rsidP="00282B5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Enviar o e-mail para os grupos:</w:t>
      </w:r>
    </w:p>
    <w:p w14:paraId="62BD30AA" w14:textId="0D5D935E" w:rsidR="00282B56" w:rsidRPr="00454D7D" w:rsidRDefault="00A2255A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7" w:history="1">
        <w:r w:rsidR="00282B56" w:rsidRPr="00454D7D">
          <w:rPr>
            <w:rFonts w:asciiTheme="minorHAnsi" w:hAnsiTheme="minorHAnsi" w:cstheme="minorHAnsi"/>
          </w:rPr>
          <w:t>GR-Producao@voegol.com.br</w:t>
        </w:r>
      </w:hyperlink>
      <w:r w:rsidR="00400638">
        <w:rPr>
          <w:rFonts w:asciiTheme="minorHAnsi" w:hAnsiTheme="minorHAnsi" w:cstheme="minorHAnsi"/>
        </w:rPr>
        <w:t xml:space="preserve"> </w:t>
      </w:r>
    </w:p>
    <w:p w14:paraId="0F00DA9A" w14:textId="77777777" w:rsidR="00282B56" w:rsidRDefault="00A2255A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8" w:history="1">
        <w:r w:rsidR="00282B56" w:rsidRPr="00454D7D">
          <w:rPr>
            <w:rFonts w:asciiTheme="minorHAnsi" w:hAnsiTheme="minorHAnsi" w:cstheme="minorHAnsi"/>
          </w:rPr>
          <w:t>GR-Governanca@voegol.com.br</w:t>
        </w:r>
      </w:hyperlink>
    </w:p>
    <w:p w14:paraId="3B167279" w14:textId="15B38A8E" w:rsid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GR-Seguranca</w:t>
      </w:r>
      <w:r w:rsidRPr="003B67F1">
        <w:rPr>
          <w:rFonts w:asciiTheme="minorHAnsi" w:hAnsiTheme="minorHAnsi" w:cstheme="minorHAnsi"/>
        </w:rPr>
        <w:t>@voegol.com.br</w:t>
      </w:r>
    </w:p>
    <w:p w14:paraId="53EB929D" w14:textId="23D72E39" w:rsid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GR-Telecom</w:t>
      </w:r>
      <w:r w:rsidRPr="003B67F1">
        <w:rPr>
          <w:rFonts w:asciiTheme="minorHAnsi" w:hAnsiTheme="minorHAnsi" w:cstheme="minorHAnsi"/>
        </w:rPr>
        <w:t>@voegol.com.br</w:t>
      </w:r>
    </w:p>
    <w:p w14:paraId="1489C476" w14:textId="111502DF" w:rsid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GR-Arquitetura</w:t>
      </w:r>
      <w:r w:rsidRPr="003B67F1">
        <w:rPr>
          <w:rFonts w:asciiTheme="minorHAnsi" w:hAnsiTheme="minorHAnsi" w:cstheme="minorHAnsi"/>
        </w:rPr>
        <w:t>@voegol.com.br</w:t>
      </w:r>
    </w:p>
    <w:p w14:paraId="08386F09" w14:textId="6E1BE765" w:rsidR="003B67F1" w:rsidRP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GR-ServiceDesk</w:t>
      </w:r>
      <w:r w:rsidRPr="003B67F1">
        <w:rPr>
          <w:rFonts w:asciiTheme="minorHAnsi" w:hAnsiTheme="minorHAnsi" w:cstheme="minorHAnsi"/>
        </w:rPr>
        <w:t>@voegol.com.br</w:t>
      </w:r>
    </w:p>
    <w:p w14:paraId="586E116F" w14:textId="07852057" w:rsidR="00282B56" w:rsidRDefault="00282B56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Responsáveis pela </w:t>
      </w:r>
      <w:r w:rsidR="003B67F1">
        <w:rPr>
          <w:rFonts w:asciiTheme="minorHAnsi" w:hAnsiTheme="minorHAnsi" w:cstheme="minorHAnsi"/>
        </w:rPr>
        <w:t>GMUD (conforme a GMUD)</w:t>
      </w:r>
    </w:p>
    <w:p w14:paraId="48DACCFE" w14:textId="77777777" w:rsidR="00454D7D" w:rsidRPr="00454D7D" w:rsidRDefault="00454D7D" w:rsidP="00454D7D">
      <w:pPr>
        <w:pStyle w:val="PargrafodaLista"/>
        <w:spacing w:line="276" w:lineRule="auto"/>
        <w:ind w:left="493"/>
        <w:jc w:val="both"/>
        <w:rPr>
          <w:rFonts w:asciiTheme="minorHAnsi" w:hAnsiTheme="minorHAnsi" w:cstheme="minorHAnsi"/>
        </w:rPr>
      </w:pPr>
    </w:p>
    <w:p w14:paraId="5AC7ABD1" w14:textId="77777777" w:rsidR="00454D7D" w:rsidRPr="00400638" w:rsidRDefault="00454D7D" w:rsidP="00400638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6" w:name="_Toc466365679"/>
      <w:r w:rsidRPr="00400638">
        <w:rPr>
          <w:rFonts w:asciiTheme="minorHAnsi" w:hAnsiTheme="minorHAnsi" w:cstheme="minorHAnsi"/>
          <w:sz w:val="24"/>
          <w:szCs w:val="24"/>
        </w:rPr>
        <w:t>Segue um exemplo abaixo:</w:t>
      </w:r>
      <w:bookmarkEnd w:id="26"/>
      <w:r w:rsidRPr="00400638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BA02C13" w14:textId="77777777" w:rsidR="00454D7D" w:rsidRPr="00454D7D" w:rsidRDefault="00454D7D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4637FC4" w14:textId="5FE1E2E3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Assunto: </w:t>
      </w:r>
      <w:r w:rsidR="00353272">
        <w:rPr>
          <w:rFonts w:asciiTheme="minorHAnsi" w:hAnsiTheme="minorHAnsi" w:cstheme="minorHAnsi"/>
        </w:rPr>
        <w:t xml:space="preserve"> </w:t>
      </w:r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>GMUD 6415 Emergencial – Smiles – Status: Aprovada</w:t>
      </w:r>
      <w:r w:rsidRPr="00454D7D">
        <w:rPr>
          <w:rFonts w:asciiTheme="minorHAnsi" w:hAnsiTheme="minorHAnsi" w:cstheme="minorHAnsi"/>
        </w:rPr>
        <w:t>&gt;</w:t>
      </w:r>
      <w:r w:rsidRPr="00454D7D">
        <w:rPr>
          <w:rFonts w:asciiTheme="minorHAnsi" w:hAnsiTheme="minorHAnsi" w:cstheme="minorHAnsi"/>
        </w:rPr>
        <w:tab/>
      </w:r>
    </w:p>
    <w:p w14:paraId="18295693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862BE7E" w14:textId="12575DE1" w:rsidR="00EB53BD" w:rsidRPr="00454D7D" w:rsidRDefault="00282B56" w:rsidP="00EB53B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b/>
          <w:bCs/>
          <w:i/>
          <w:color w:val="222222"/>
          <w:sz w:val="22"/>
          <w:szCs w:val="22"/>
          <w:shd w:val="clear" w:color="auto" w:fill="FFFFFF"/>
        </w:rPr>
      </w:pPr>
      <w:r w:rsidRPr="00454D7D">
        <w:rPr>
          <w:rFonts w:asciiTheme="minorHAnsi" w:hAnsiTheme="minorHAnsi" w:cstheme="minorHAnsi"/>
        </w:rPr>
        <w:t xml:space="preserve">Descrição: </w:t>
      </w:r>
      <w:proofErr w:type="gramStart"/>
      <w:r w:rsidRPr="00454D7D">
        <w:rPr>
          <w:rFonts w:asciiTheme="minorHAnsi" w:hAnsiTheme="minorHAnsi" w:cstheme="minorHAnsi"/>
        </w:rPr>
        <w:t>&lt;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Realizado</w:t>
      </w:r>
      <w:proofErr w:type="gramEnd"/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</w:t>
      </w:r>
      <w:r w:rsidR="003C2EC4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a reunião do 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Comitê Emergencial </w:t>
      </w:r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no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</w:t>
      </w:r>
      <w:proofErr w:type="spellStart"/>
      <w:r w:rsidR="00400638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dd</w:t>
      </w:r>
      <w:proofErr w:type="spellEnd"/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/</w:t>
      </w:r>
      <w:r w:rsidR="00400638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mm/</w:t>
      </w:r>
      <w:proofErr w:type="spellStart"/>
      <w:r w:rsidR="00400638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aaaa</w:t>
      </w:r>
      <w:proofErr w:type="spellEnd"/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</w:t>
      </w:r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as </w:t>
      </w:r>
      <w:proofErr w:type="spellStart"/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hh:mm</w:t>
      </w:r>
      <w:proofErr w:type="spellEnd"/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referente a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GMUD </w:t>
      </w:r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nº </w:t>
      </w:r>
      <w:proofErr w:type="spellStart"/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xxx</w:t>
      </w:r>
      <w:proofErr w:type="spellEnd"/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.</w:t>
      </w:r>
      <w:r w:rsidR="00EB53BD" w:rsidRPr="003C2EC4"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 </w:t>
      </w:r>
      <w:r w:rsidR="003C2EC4" w:rsidRPr="003C2EC4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 xml:space="preserve">Segue </w:t>
      </w:r>
      <w:r w:rsidR="003E1DFC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 xml:space="preserve">abaixo </w:t>
      </w:r>
      <w:proofErr w:type="gramStart"/>
      <w:r w:rsidR="003E1DFC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>a agenda e o questionário Emergencial</w:t>
      </w:r>
      <w:proofErr w:type="gramEnd"/>
      <w:r w:rsidR="003E1DFC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 xml:space="preserve"> preenchido</w:t>
      </w:r>
      <w:r w:rsidR="007A03AA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>:</w:t>
      </w:r>
    </w:p>
    <w:tbl>
      <w:tblPr>
        <w:tblStyle w:val="TabeladeGrade6Colorida-nfase6"/>
        <w:tblW w:w="0" w:type="auto"/>
        <w:tblLook w:val="04A0" w:firstRow="1" w:lastRow="0" w:firstColumn="1" w:lastColumn="0" w:noHBand="0" w:noVBand="1"/>
      </w:tblPr>
      <w:tblGrid>
        <w:gridCol w:w="4634"/>
        <w:gridCol w:w="4635"/>
      </w:tblGrid>
      <w:tr w:rsidR="003C2EC4" w:rsidRPr="003C2EC4" w14:paraId="12740670" w14:textId="77777777" w:rsidTr="00EB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C924DA2" w14:textId="1552AFF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center"/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Atividade</w:t>
            </w:r>
          </w:p>
        </w:tc>
        <w:tc>
          <w:tcPr>
            <w:tcW w:w="4635" w:type="dxa"/>
          </w:tcPr>
          <w:p w14:paraId="23B93005" w14:textId="425D6E0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Descrição</w:t>
            </w:r>
          </w:p>
        </w:tc>
      </w:tr>
      <w:tr w:rsidR="003C2EC4" w:rsidRPr="003C2EC4" w14:paraId="21A3332A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0827A945" w14:textId="12BDE83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Nº da Mudança</w:t>
            </w:r>
          </w:p>
        </w:tc>
        <w:tc>
          <w:tcPr>
            <w:tcW w:w="4635" w:type="dxa"/>
          </w:tcPr>
          <w:p w14:paraId="7495607B" w14:textId="4ED266C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67129CE6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0CEE9C11" w14:textId="1A831273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Solicitante</w:t>
            </w:r>
          </w:p>
        </w:tc>
        <w:tc>
          <w:tcPr>
            <w:tcW w:w="4635" w:type="dxa"/>
          </w:tcPr>
          <w:p w14:paraId="38E5E86E" w14:textId="48DCDC2D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6935B62B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501A14B2" w14:textId="6E57EE18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Título da Mudança</w:t>
            </w:r>
          </w:p>
        </w:tc>
        <w:tc>
          <w:tcPr>
            <w:tcW w:w="4635" w:type="dxa"/>
          </w:tcPr>
          <w:p w14:paraId="1398D525" w14:textId="5BF78981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6F62FF69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C9A85A2" w14:textId="3E560E1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Tipo</w:t>
            </w:r>
          </w:p>
        </w:tc>
        <w:tc>
          <w:tcPr>
            <w:tcW w:w="4635" w:type="dxa"/>
          </w:tcPr>
          <w:p w14:paraId="5F0574E9" w14:textId="42630DED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28288412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3ED4725" w14:textId="01C073FC" w:rsidR="00EB53BD" w:rsidRPr="003C2EC4" w:rsidRDefault="00EB53BD" w:rsidP="00EB53BD">
            <w:pPr>
              <w:tabs>
                <w:tab w:val="left" w:pos="100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Impacto</w:t>
            </w:r>
          </w:p>
        </w:tc>
        <w:tc>
          <w:tcPr>
            <w:tcW w:w="4635" w:type="dxa"/>
          </w:tcPr>
          <w:p w14:paraId="00CF34C8" w14:textId="6D1A24C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225367C5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55F6ED9" w14:textId="4F2E304F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Risco</w:t>
            </w:r>
          </w:p>
        </w:tc>
        <w:tc>
          <w:tcPr>
            <w:tcW w:w="4635" w:type="dxa"/>
          </w:tcPr>
          <w:p w14:paraId="292C44AD" w14:textId="1F028EF0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023622EF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116044E9" w14:textId="71E6E0D8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Indisponibilidade</w:t>
            </w:r>
          </w:p>
        </w:tc>
        <w:tc>
          <w:tcPr>
            <w:tcW w:w="4635" w:type="dxa"/>
          </w:tcPr>
          <w:p w14:paraId="35406381" w14:textId="4032452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1613AF90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66ABA2B" w14:textId="7F17A34A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Duração</w:t>
            </w:r>
          </w:p>
        </w:tc>
        <w:tc>
          <w:tcPr>
            <w:tcW w:w="4635" w:type="dxa"/>
          </w:tcPr>
          <w:p w14:paraId="3774C76F" w14:textId="639403AB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3A080347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6A8BB3B" w14:textId="36A3144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Data e horário de início</w:t>
            </w:r>
          </w:p>
        </w:tc>
        <w:tc>
          <w:tcPr>
            <w:tcW w:w="4635" w:type="dxa"/>
          </w:tcPr>
          <w:p w14:paraId="52239495" w14:textId="405DA5CA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443E8CB1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0C48D25" w14:textId="3161A84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Data e horário de término</w:t>
            </w:r>
          </w:p>
        </w:tc>
        <w:tc>
          <w:tcPr>
            <w:tcW w:w="4635" w:type="dxa"/>
          </w:tcPr>
          <w:p w14:paraId="7F6797FC" w14:textId="63AE1B1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46C99FBE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62F02995" w14:textId="40022573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Executor</w:t>
            </w:r>
          </w:p>
        </w:tc>
        <w:tc>
          <w:tcPr>
            <w:tcW w:w="4635" w:type="dxa"/>
          </w:tcPr>
          <w:p w14:paraId="327828FF" w14:textId="2951F9A1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73A4DB24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6747B18" w14:textId="0F1D6B5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Observação</w:t>
            </w:r>
          </w:p>
        </w:tc>
        <w:tc>
          <w:tcPr>
            <w:tcW w:w="4635" w:type="dxa"/>
          </w:tcPr>
          <w:p w14:paraId="7DA30FDF" w14:textId="48E258C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</w:tbl>
    <w:p w14:paraId="4F1D3ECA" w14:textId="42D05052" w:rsidR="00507E07" w:rsidRPr="003C2EC4" w:rsidRDefault="00507E07">
      <w:pPr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</w:p>
    <w:p w14:paraId="54982C12" w14:textId="77777777" w:rsidR="003B67F1" w:rsidRDefault="003B67F1">
      <w:pPr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  <w:r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br w:type="page"/>
      </w:r>
    </w:p>
    <w:p w14:paraId="3CC25355" w14:textId="5A8BF6C1" w:rsidR="003E1DFC" w:rsidRPr="003E1DFC" w:rsidRDefault="003E1DFC" w:rsidP="00EB53BD">
      <w:pPr>
        <w:shd w:val="clear" w:color="auto" w:fill="FFFFFF"/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  <w:r w:rsidRPr="003E1DFC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lastRenderedPageBreak/>
        <w:t>Questionário Emergencial</w:t>
      </w:r>
    </w:p>
    <w:p w14:paraId="2976FDB8" w14:textId="5C1E76AC" w:rsidR="003E1DFC" w:rsidRDefault="003E1DFC" w:rsidP="00EB53BD">
      <w:pPr>
        <w:shd w:val="clear" w:color="auto" w:fill="FFFFFF"/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  <w:r>
        <w:object w:dxaOrig="1534" w:dyaOrig="997" w14:anchorId="508A1397">
          <v:shape id="_x0000_i1026" type="#_x0000_t75" style="width:76.3pt;height:49.45pt" o:ole="">
            <v:imagedata r:id="rId39" o:title=""/>
          </v:shape>
          <o:OLEObject Type="Embed" ProgID="Excel.Sheet.12" ShapeID="_x0000_i1026" DrawAspect="Icon" ObjectID="_1540121299" r:id="rId40"/>
        </w:object>
      </w:r>
    </w:p>
    <w:p w14:paraId="54F035D7" w14:textId="77777777" w:rsidR="003E1DFC" w:rsidRDefault="003E1DFC" w:rsidP="00EB53BD">
      <w:pPr>
        <w:shd w:val="clear" w:color="auto" w:fill="FFFFFF"/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</w:p>
    <w:p w14:paraId="671A7FD2" w14:textId="19365644" w:rsidR="00EB53BD" w:rsidRPr="003C2EC4" w:rsidRDefault="00EB53BD" w:rsidP="00EB53BD">
      <w:p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t>Participantes e aprovadores</w:t>
      </w:r>
      <w:r w:rsidR="007A03AA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t xml:space="preserve"> do Comitê da GOL</w:t>
      </w:r>
      <w:r w:rsidRPr="003C2EC4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t>:</w:t>
      </w:r>
    </w:p>
    <w:p w14:paraId="7A08C4F1" w14:textId="1F584179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Governança</w:t>
      </w:r>
    </w:p>
    <w:p w14:paraId="3D7840E5" w14:textId="1DC56491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Produção</w:t>
      </w:r>
    </w:p>
    <w:p w14:paraId="495E6808" w14:textId="4E52AED1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Arquitetura</w:t>
      </w:r>
    </w:p>
    <w:p w14:paraId="45C9E8C0" w14:textId="46E01614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Segurança de Informação</w:t>
      </w:r>
    </w:p>
    <w:p w14:paraId="4BEBE89E" w14:textId="77777777" w:rsidR="00353272" w:rsidRPr="003B67F1" w:rsidRDefault="00EB53BD" w:rsidP="00454D7D">
      <w:pPr>
        <w:pStyle w:val="PargrafodaLista"/>
        <w:numPr>
          <w:ilvl w:val="0"/>
          <w:numId w:val="4"/>
        </w:numPr>
        <w:shd w:val="clear" w:color="auto" w:fill="FFFFFF"/>
        <w:tabs>
          <w:tab w:val="num" w:pos="142"/>
          <w:tab w:val="left" w:pos="3615"/>
        </w:tabs>
        <w:spacing w:line="276" w:lineRule="auto"/>
        <w:jc w:val="both"/>
        <w:rPr>
          <w:rStyle w:val="apple-converted-space"/>
          <w:rFonts w:asciiTheme="minorHAnsi" w:hAnsiTheme="minorHAnsi" w:cstheme="minorHAnsi"/>
          <w:color w:val="1F497D" w:themeColor="text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Service Desk</w:t>
      </w:r>
      <w:r w:rsidRPr="003C2EC4"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</w:rPr>
        <w:t> </w:t>
      </w:r>
    </w:p>
    <w:p w14:paraId="6CDF7F4F" w14:textId="5523F28F" w:rsidR="003B67F1" w:rsidRDefault="003B67F1" w:rsidP="00454D7D">
      <w:pPr>
        <w:pStyle w:val="PargrafodaLista"/>
        <w:numPr>
          <w:ilvl w:val="0"/>
          <w:numId w:val="4"/>
        </w:numPr>
        <w:shd w:val="clear" w:color="auto" w:fill="FFFFFF"/>
        <w:tabs>
          <w:tab w:val="num" w:pos="142"/>
          <w:tab w:val="left" w:pos="3615"/>
        </w:tabs>
        <w:spacing w:line="276" w:lineRule="auto"/>
        <w:jc w:val="both"/>
        <w:rPr>
          <w:rFonts w:asciiTheme="minorHAnsi" w:hAnsiTheme="minorHAnsi" w:cstheme="minorHAnsi"/>
          <w:color w:val="1F497D" w:themeColor="text2"/>
        </w:rPr>
      </w:pPr>
      <w:r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</w:rPr>
        <w:t>Nome do Representante - Telecom</w:t>
      </w:r>
    </w:p>
    <w:p w14:paraId="0F32C104" w14:textId="44BA883E" w:rsidR="00282B56" w:rsidRDefault="00353272" w:rsidP="00454D7D">
      <w:pPr>
        <w:pStyle w:val="PargrafodaLista"/>
        <w:numPr>
          <w:ilvl w:val="0"/>
          <w:numId w:val="4"/>
        </w:numPr>
        <w:shd w:val="clear" w:color="auto" w:fill="FFFFFF"/>
        <w:tabs>
          <w:tab w:val="num" w:pos="142"/>
          <w:tab w:val="left" w:pos="3615"/>
        </w:tabs>
        <w:spacing w:line="276" w:lineRule="auto"/>
        <w:jc w:val="both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i/>
          <w:color w:val="1F497D" w:themeColor="text2"/>
          <w:szCs w:val="22"/>
        </w:rPr>
        <w:t xml:space="preserve">Nome do Representante </w:t>
      </w:r>
      <w:r>
        <w:rPr>
          <w:rFonts w:asciiTheme="minorHAnsi" w:hAnsiTheme="minorHAnsi" w:cstheme="minorHAnsi"/>
          <w:color w:val="1F497D" w:themeColor="text2"/>
        </w:rPr>
        <w:t xml:space="preserve">– Outras </w:t>
      </w:r>
      <w:proofErr w:type="gramStart"/>
      <w:r>
        <w:rPr>
          <w:rFonts w:asciiTheme="minorHAnsi" w:hAnsiTheme="minorHAnsi" w:cstheme="minorHAnsi"/>
          <w:color w:val="1F497D" w:themeColor="text2"/>
        </w:rPr>
        <w:t>áreas.</w:t>
      </w:r>
      <w:r w:rsidR="00282B56" w:rsidRPr="003C2EC4">
        <w:rPr>
          <w:rFonts w:asciiTheme="minorHAnsi" w:hAnsiTheme="minorHAnsi" w:cstheme="minorHAnsi"/>
          <w:color w:val="1F497D" w:themeColor="text2"/>
        </w:rPr>
        <w:t>&gt;</w:t>
      </w:r>
      <w:proofErr w:type="gramEnd"/>
    </w:p>
    <w:p w14:paraId="074BAED5" w14:textId="77777777" w:rsidR="00400638" w:rsidRDefault="00400638" w:rsidP="00400638">
      <w:pPr>
        <w:pStyle w:val="PargrafodaLista"/>
        <w:shd w:val="clear" w:color="auto" w:fill="FFFFFF"/>
        <w:tabs>
          <w:tab w:val="left" w:pos="3615"/>
        </w:tabs>
        <w:spacing w:line="276" w:lineRule="auto"/>
        <w:ind w:left="360"/>
        <w:jc w:val="both"/>
        <w:rPr>
          <w:rFonts w:asciiTheme="minorHAnsi" w:hAnsiTheme="minorHAnsi" w:cstheme="minorHAnsi"/>
          <w:i/>
          <w:color w:val="1F497D" w:themeColor="text2"/>
          <w:szCs w:val="22"/>
        </w:rPr>
      </w:pPr>
    </w:p>
    <w:p w14:paraId="08310AC8" w14:textId="6DAA63C4" w:rsidR="00400638" w:rsidRDefault="00400638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7" w:name="_Toc466365680"/>
      <w:r>
        <w:rPr>
          <w:rFonts w:asciiTheme="minorHAnsi" w:hAnsiTheme="minorHAnsi" w:cstheme="minorHAnsi"/>
          <w:sz w:val="24"/>
          <w:szCs w:val="24"/>
        </w:rPr>
        <w:t xml:space="preserve">Anexar </w:t>
      </w:r>
      <w:r w:rsidR="00C440DF">
        <w:rPr>
          <w:rFonts w:asciiTheme="minorHAnsi" w:hAnsiTheme="minorHAnsi" w:cstheme="minorHAnsi"/>
          <w:sz w:val="24"/>
          <w:szCs w:val="24"/>
        </w:rPr>
        <w:t xml:space="preserve">o </w:t>
      </w:r>
      <w:r>
        <w:rPr>
          <w:rFonts w:asciiTheme="minorHAnsi" w:hAnsiTheme="minorHAnsi" w:cstheme="minorHAnsi"/>
          <w:sz w:val="24"/>
          <w:szCs w:val="24"/>
        </w:rPr>
        <w:t xml:space="preserve">e-mail </w:t>
      </w:r>
      <w:r w:rsidR="00C440DF">
        <w:rPr>
          <w:rFonts w:asciiTheme="minorHAnsi" w:hAnsiTheme="minorHAnsi" w:cstheme="minorHAnsi"/>
          <w:sz w:val="24"/>
          <w:szCs w:val="24"/>
        </w:rPr>
        <w:t xml:space="preserve">de confirmação </w:t>
      </w:r>
      <w:r w:rsidR="003E1DFC">
        <w:rPr>
          <w:rFonts w:asciiTheme="minorHAnsi" w:hAnsiTheme="minorHAnsi" w:cstheme="minorHAnsi"/>
          <w:sz w:val="24"/>
          <w:szCs w:val="24"/>
        </w:rPr>
        <w:t xml:space="preserve">e o questionário Emergencial </w:t>
      </w:r>
      <w:r>
        <w:rPr>
          <w:rFonts w:asciiTheme="minorHAnsi" w:hAnsiTheme="minorHAnsi" w:cstheme="minorHAnsi"/>
          <w:sz w:val="24"/>
          <w:szCs w:val="24"/>
        </w:rPr>
        <w:t>na</w:t>
      </w:r>
      <w:r w:rsidR="00C440DF">
        <w:rPr>
          <w:rFonts w:asciiTheme="minorHAnsi" w:hAnsiTheme="minorHAnsi" w:cstheme="minorHAnsi"/>
          <w:sz w:val="24"/>
          <w:szCs w:val="24"/>
        </w:rPr>
        <w:t xml:space="preserve"> sua respectiva</w:t>
      </w:r>
      <w:r>
        <w:rPr>
          <w:rFonts w:asciiTheme="minorHAnsi" w:hAnsiTheme="minorHAnsi" w:cstheme="minorHAnsi"/>
          <w:sz w:val="24"/>
          <w:szCs w:val="24"/>
        </w:rPr>
        <w:t xml:space="preserve"> GMUD</w:t>
      </w:r>
      <w:r w:rsidR="007A03AA">
        <w:rPr>
          <w:rFonts w:asciiTheme="minorHAnsi" w:hAnsiTheme="minorHAnsi" w:cstheme="minorHAnsi"/>
          <w:sz w:val="24"/>
          <w:szCs w:val="24"/>
        </w:rPr>
        <w:t>, após o envio</w:t>
      </w:r>
      <w:bookmarkEnd w:id="27"/>
    </w:p>
    <w:p w14:paraId="6F9D0BF3" w14:textId="77777777" w:rsidR="00400638" w:rsidRPr="00400638" w:rsidRDefault="00400638" w:rsidP="00400638"/>
    <w:p w14:paraId="5BCC5944" w14:textId="08BBBE9E" w:rsidR="00400638" w:rsidRPr="00400638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00638">
        <w:rPr>
          <w:rFonts w:asciiTheme="minorHAnsi" w:hAnsiTheme="minorHAnsi" w:cstheme="minorHAnsi"/>
        </w:rPr>
        <w:t xml:space="preserve">Em seguida anexe </w:t>
      </w:r>
      <w:r w:rsidR="00C440DF">
        <w:rPr>
          <w:rFonts w:asciiTheme="minorHAnsi" w:hAnsiTheme="minorHAnsi" w:cstheme="minorHAnsi"/>
        </w:rPr>
        <w:t>o e-mail</w:t>
      </w:r>
      <w:r w:rsidRPr="00400638">
        <w:rPr>
          <w:rFonts w:asciiTheme="minorHAnsi" w:hAnsiTheme="minorHAnsi" w:cstheme="minorHAnsi"/>
        </w:rPr>
        <w:t xml:space="preserve"> de GMUD em Excel, e salve novamente.</w:t>
      </w:r>
    </w:p>
    <w:p w14:paraId="7D7EE556" w14:textId="5AD79002" w:rsidR="00400638" w:rsidRPr="003C2EC4" w:rsidRDefault="00C440DF" w:rsidP="00400638">
      <w:pPr>
        <w:pStyle w:val="PargrafodaLista"/>
        <w:shd w:val="clear" w:color="auto" w:fill="FFFFFF"/>
        <w:tabs>
          <w:tab w:val="left" w:pos="3615"/>
        </w:tabs>
        <w:spacing w:line="276" w:lineRule="auto"/>
        <w:ind w:left="360"/>
        <w:jc w:val="both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BC7059" wp14:editId="0B60C448">
                <wp:simplePos x="0" y="0"/>
                <wp:positionH relativeFrom="column">
                  <wp:posOffset>1329690</wp:posOffset>
                </wp:positionH>
                <wp:positionV relativeFrom="paragraph">
                  <wp:posOffset>194310</wp:posOffset>
                </wp:positionV>
                <wp:extent cx="400050" cy="15240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E12CC" id="Retângulo 5" o:spid="_x0000_s1026" style="position:absolute;margin-left:104.7pt;margin-top:15.3pt;width:31.5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" filled="f" strokecolor="red" strokeweight="2pt"/>
            </w:pict>
          </mc:Fallback>
        </mc:AlternateContent>
      </w:r>
      <w:r w:rsidRPr="0040063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8965FC" wp14:editId="40C39C53">
                <wp:simplePos x="0" y="0"/>
                <wp:positionH relativeFrom="column">
                  <wp:posOffset>224790</wp:posOffset>
                </wp:positionH>
                <wp:positionV relativeFrom="paragraph">
                  <wp:posOffset>1905</wp:posOffset>
                </wp:positionV>
                <wp:extent cx="5892165" cy="2657475"/>
                <wp:effectExtent l="0" t="0" r="1333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A915D" id="Retângulo 3" o:spid="_x0000_s1026" style="position:absolute;margin-left:17.7pt;margin-top:.15pt;width:463.95pt;height:209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" filled="f" strokecolor="#7f7f7f [1612]" strokeweight="2pt"/>
            </w:pict>
          </mc:Fallback>
        </mc:AlternateContent>
      </w:r>
      <w:r w:rsidR="00400638" w:rsidRPr="00454D7D">
        <w:rPr>
          <w:rFonts w:asciiTheme="minorHAnsi" w:hAnsiTheme="minorHAnsi" w:cstheme="minorHAnsi"/>
          <w:noProof/>
        </w:rPr>
        <w:drawing>
          <wp:inline distT="0" distB="0" distL="0" distR="0" wp14:anchorId="44A4B846" wp14:editId="2B43EC5F">
            <wp:extent cx="5892165" cy="26574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376BE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D905DCE" w14:textId="159C75D3" w:rsidR="00C440DF" w:rsidRPr="00353272" w:rsidRDefault="00C440DF" w:rsidP="00353272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 w:cstheme="minorHAnsi"/>
        </w:rPr>
      </w:pPr>
    </w:p>
    <w:p w14:paraId="73561A02" w14:textId="77777777" w:rsidR="00976DD0" w:rsidRDefault="00976DD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br w:type="page"/>
      </w:r>
    </w:p>
    <w:p w14:paraId="4815E558" w14:textId="19552AC2" w:rsidR="00496F6A" w:rsidRDefault="00496F6A" w:rsidP="0040063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28" w:name="_Toc466365681"/>
      <w:r w:rsidRPr="00454D7D">
        <w:rPr>
          <w:rFonts w:asciiTheme="minorHAnsi" w:hAnsiTheme="minorHAnsi" w:cstheme="minorHAnsi"/>
          <w:sz w:val="24"/>
          <w:szCs w:val="24"/>
        </w:rPr>
        <w:lastRenderedPageBreak/>
        <w:t>GMUD Normal</w:t>
      </w:r>
      <w:bookmarkEnd w:id="28"/>
    </w:p>
    <w:p w14:paraId="7D1B13D9" w14:textId="77777777" w:rsidR="00353272" w:rsidRDefault="00353272" w:rsidP="00353272"/>
    <w:p w14:paraId="55ED6076" w14:textId="0F05B0F5" w:rsidR="005E6650" w:rsidRDefault="005E6650" w:rsidP="005E665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9" w:name="_Toc466365682"/>
      <w:r>
        <w:rPr>
          <w:rFonts w:asciiTheme="minorHAnsi" w:hAnsiTheme="minorHAnsi" w:cstheme="minorHAnsi"/>
          <w:sz w:val="24"/>
          <w:szCs w:val="24"/>
        </w:rPr>
        <w:t xml:space="preserve">Fluxo de GMUD </w:t>
      </w:r>
      <w:r w:rsidR="00976DD0">
        <w:rPr>
          <w:rFonts w:asciiTheme="minorHAnsi" w:hAnsiTheme="minorHAnsi" w:cstheme="minorHAnsi"/>
          <w:sz w:val="24"/>
          <w:szCs w:val="24"/>
        </w:rPr>
        <w:t>Normal</w:t>
      </w:r>
      <w:bookmarkEnd w:id="29"/>
    </w:p>
    <w:p w14:paraId="6410071A" w14:textId="6862504A" w:rsidR="005E6650" w:rsidRDefault="005E6650" w:rsidP="0035327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DD34D3" wp14:editId="5C40730B">
                <wp:simplePos x="0" y="0"/>
                <wp:positionH relativeFrom="column">
                  <wp:posOffset>-127635</wp:posOffset>
                </wp:positionH>
                <wp:positionV relativeFrom="paragraph">
                  <wp:posOffset>174625</wp:posOffset>
                </wp:positionV>
                <wp:extent cx="6229350" cy="2095500"/>
                <wp:effectExtent l="0" t="0" r="1905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2095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3B7B9" id="Retângulo 9" o:spid="_x0000_s1026" style="position:absolute;margin-left:-10.05pt;margin-top:13.75pt;width:490.5pt;height:1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" filled="f" strokecolor="#7f7f7f [1612]" strokeweight="2pt"/>
            </w:pict>
          </mc:Fallback>
        </mc:AlternateContent>
      </w:r>
    </w:p>
    <w:p w14:paraId="12D579C0" w14:textId="10B0F29D" w:rsidR="00353272" w:rsidRPr="00353272" w:rsidRDefault="005E6650" w:rsidP="00353272">
      <w:r w:rsidRPr="00454D7D">
        <w:rPr>
          <w:rFonts w:asciiTheme="minorHAnsi" w:hAnsiTheme="minorHAnsi" w:cstheme="minorHAnsi"/>
          <w:b/>
          <w:noProof/>
        </w:rPr>
        <w:drawing>
          <wp:inline distT="0" distB="0" distL="0" distR="0" wp14:anchorId="6F5836DE" wp14:editId="28D26CEB">
            <wp:extent cx="5892165" cy="2292350"/>
            <wp:effectExtent l="38100" t="0" r="32385" b="0"/>
            <wp:docPr id="10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" r:lo="rId42" r:qs="rId43" r:cs="rId44"/>
              </a:graphicData>
            </a:graphic>
          </wp:inline>
        </w:drawing>
      </w:r>
    </w:p>
    <w:p w14:paraId="0CB61A32" w14:textId="71B2BBC7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GMUD Normal só fará parte da reunião do Comitê se for enviada até segunda-feira as 12:00. Caso contrário, entrará na reunião da próxima semana </w:t>
      </w:r>
      <w:commentRangeStart w:id="30"/>
      <w:r>
        <w:rPr>
          <w:rFonts w:asciiTheme="minorHAnsi" w:hAnsiTheme="minorHAnsi" w:cstheme="minorHAnsi"/>
        </w:rPr>
        <w:t>ou será Emergencial</w:t>
      </w:r>
      <w:commentRangeEnd w:id="30"/>
      <w:r w:rsidR="000F6FF1">
        <w:rPr>
          <w:rStyle w:val="Refdecomentrio"/>
        </w:rPr>
        <w:commentReference w:id="30"/>
      </w:r>
      <w:r>
        <w:rPr>
          <w:rFonts w:asciiTheme="minorHAnsi" w:hAnsiTheme="minorHAnsi" w:cstheme="minorHAnsi"/>
        </w:rPr>
        <w:t>.</w:t>
      </w:r>
    </w:p>
    <w:p w14:paraId="70DAB3B5" w14:textId="77777777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12D0EAF" w14:textId="60EA6E20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Importante solicitar todas as aprovações técnicas da GOL até quinta-feira pela manhã.</w:t>
      </w:r>
    </w:p>
    <w:p w14:paraId="4117975A" w14:textId="77777777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0B36DA3B" w14:textId="292A9F9A" w:rsidR="00496F6A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Caso seja uma GMUD Normal, </w:t>
      </w:r>
      <w:r w:rsidR="003C2EC4">
        <w:rPr>
          <w:rFonts w:asciiTheme="minorHAnsi" w:hAnsiTheme="minorHAnsi" w:cstheme="minorHAnsi"/>
        </w:rPr>
        <w:t>o solicitante deve</w:t>
      </w:r>
      <w:r w:rsidRPr="00454D7D">
        <w:rPr>
          <w:rFonts w:asciiTheme="minorHAnsi" w:hAnsiTheme="minorHAnsi" w:cstheme="minorHAnsi"/>
        </w:rPr>
        <w:t xml:space="preserve"> participar do Comitê da Gol</w:t>
      </w:r>
      <w:r w:rsidR="00976DD0">
        <w:rPr>
          <w:rFonts w:asciiTheme="minorHAnsi" w:hAnsiTheme="minorHAnsi" w:cstheme="minorHAnsi"/>
        </w:rPr>
        <w:t xml:space="preserve"> para explicar detalhadamente a mudança proposta</w:t>
      </w:r>
      <w:r w:rsidRPr="00454D7D">
        <w:rPr>
          <w:rFonts w:asciiTheme="minorHAnsi" w:hAnsiTheme="minorHAnsi" w:cstheme="minorHAnsi"/>
        </w:rPr>
        <w:t xml:space="preserve">. </w:t>
      </w:r>
    </w:p>
    <w:p w14:paraId="6608641A" w14:textId="77777777" w:rsidR="00976DD0" w:rsidRPr="00454D7D" w:rsidRDefault="00976DD0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867075C" w14:textId="321AB279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Vale ressaltar, que a não participação </w:t>
      </w:r>
      <w:r w:rsidR="003C2EC4">
        <w:rPr>
          <w:rFonts w:asciiTheme="minorHAnsi" w:hAnsiTheme="minorHAnsi" w:cstheme="minorHAnsi"/>
        </w:rPr>
        <w:t xml:space="preserve">do solicitante </w:t>
      </w:r>
      <w:r w:rsidR="00FC3540" w:rsidRPr="00454D7D">
        <w:rPr>
          <w:rFonts w:asciiTheme="minorHAnsi" w:hAnsiTheme="minorHAnsi" w:cstheme="minorHAnsi"/>
        </w:rPr>
        <w:t xml:space="preserve">no Comitê </w:t>
      </w:r>
      <w:r w:rsidR="003C2EC4">
        <w:rPr>
          <w:rFonts w:asciiTheme="minorHAnsi" w:hAnsiTheme="minorHAnsi" w:cstheme="minorHAnsi"/>
        </w:rPr>
        <w:t xml:space="preserve">da Gol </w:t>
      </w:r>
      <w:r w:rsidRPr="00454D7D">
        <w:rPr>
          <w:rFonts w:asciiTheme="minorHAnsi" w:hAnsiTheme="minorHAnsi" w:cstheme="minorHAnsi"/>
        </w:rPr>
        <w:t>implica na reprovação automática da GMUD.</w:t>
      </w:r>
    </w:p>
    <w:p w14:paraId="2CB85E1D" w14:textId="77777777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B959F2D" w14:textId="77777777" w:rsidR="00976DD0" w:rsidRDefault="00976DD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br w:type="page"/>
      </w:r>
    </w:p>
    <w:p w14:paraId="188B3BF3" w14:textId="4930AE25" w:rsidR="001B0EE4" w:rsidRPr="00454D7D" w:rsidRDefault="001B0EE4" w:rsidP="001B0EE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31" w:name="_Toc466365683"/>
      <w:r w:rsidRPr="00454D7D">
        <w:rPr>
          <w:rFonts w:asciiTheme="minorHAnsi" w:hAnsiTheme="minorHAnsi" w:cstheme="minorHAnsi"/>
          <w:sz w:val="24"/>
          <w:szCs w:val="24"/>
        </w:rPr>
        <w:lastRenderedPageBreak/>
        <w:t>Dúvida</w:t>
      </w:r>
      <w:bookmarkEnd w:id="31"/>
    </w:p>
    <w:p w14:paraId="182AB0EE" w14:textId="3257E36B" w:rsidR="000C4BC8" w:rsidRPr="00454D7D" w:rsidRDefault="001B0EE4" w:rsidP="00884E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noProof/>
        </w:rPr>
      </w:pPr>
      <w:r w:rsidRPr="00454D7D">
        <w:rPr>
          <w:rFonts w:asciiTheme="minorHAnsi" w:hAnsiTheme="minorHAnsi" w:cstheme="minorHAnsi"/>
          <w:noProof/>
        </w:rPr>
        <w:t>Caso tenha alguma dúvida e</w:t>
      </w:r>
      <w:del w:id="32" w:author="Rodrigo Possatto Rothstein" w:date="2016-11-08T14:39:00Z">
        <w:r w:rsidRPr="00454D7D" w:rsidDel="000F6FF1">
          <w:rPr>
            <w:rFonts w:asciiTheme="minorHAnsi" w:hAnsiTheme="minorHAnsi" w:cstheme="minorHAnsi"/>
            <w:noProof/>
          </w:rPr>
          <w:delText xml:space="preserve"> </w:delText>
        </w:r>
      </w:del>
      <w:r w:rsidRPr="00454D7D">
        <w:rPr>
          <w:rFonts w:asciiTheme="minorHAnsi" w:hAnsiTheme="minorHAnsi" w:cstheme="minorHAnsi"/>
          <w:noProof/>
        </w:rPr>
        <w:t>/</w:t>
      </w:r>
      <w:del w:id="33" w:author="Rodrigo Possatto Rothstein" w:date="2016-11-08T14:39:00Z">
        <w:r w:rsidRPr="00454D7D" w:rsidDel="000F6FF1">
          <w:rPr>
            <w:rFonts w:asciiTheme="minorHAnsi" w:hAnsiTheme="minorHAnsi" w:cstheme="minorHAnsi"/>
            <w:noProof/>
          </w:rPr>
          <w:delText xml:space="preserve"> </w:delText>
        </w:r>
      </w:del>
      <w:r w:rsidRPr="00454D7D">
        <w:rPr>
          <w:rFonts w:asciiTheme="minorHAnsi" w:hAnsiTheme="minorHAnsi" w:cstheme="minorHAnsi"/>
          <w:noProof/>
        </w:rPr>
        <w:t>ou ajuste no procedimento, entre em contato com o Suporte N2 Infraestrutura da Smiles.</w:t>
      </w:r>
    </w:p>
    <w:p w14:paraId="38781A8C" w14:textId="77777777" w:rsidR="000C4BC8" w:rsidRPr="00454D7D" w:rsidRDefault="000C4BC8" w:rsidP="000C4BC8">
      <w:pPr>
        <w:rPr>
          <w:rFonts w:asciiTheme="minorHAnsi" w:hAnsiTheme="minorHAnsi" w:cstheme="minorHAnsi"/>
        </w:rPr>
      </w:pPr>
    </w:p>
    <w:p w14:paraId="73BDE48E" w14:textId="77777777" w:rsidR="00744060" w:rsidRPr="00454D7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34" w:name="_Toc339270521"/>
      <w:bookmarkStart w:id="35" w:name="_Toc437008934"/>
      <w:bookmarkStart w:id="36" w:name="_Toc437013451"/>
      <w:bookmarkStart w:id="37" w:name="_Toc437013647"/>
      <w:bookmarkStart w:id="38" w:name="_Toc466365684"/>
      <w:bookmarkEnd w:id="1"/>
      <w:bookmarkEnd w:id="0"/>
      <w:r w:rsidRPr="00454D7D">
        <w:rPr>
          <w:rFonts w:asciiTheme="minorHAnsi" w:hAnsiTheme="minorHAnsi" w:cstheme="minorHAnsi"/>
          <w:sz w:val="24"/>
          <w:szCs w:val="24"/>
        </w:rPr>
        <w:t>Controle de Revisões</w:t>
      </w:r>
      <w:bookmarkEnd w:id="34"/>
      <w:bookmarkEnd w:id="35"/>
      <w:bookmarkEnd w:id="36"/>
      <w:bookmarkEnd w:id="37"/>
      <w:bookmarkEnd w:id="38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54D7D" w14:paraId="73BDE495" w14:textId="77777777" w:rsidTr="00FE3E2C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54D7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54D7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54D7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54D7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Descrição da Modificação</w:t>
            </w:r>
          </w:p>
        </w:tc>
      </w:tr>
      <w:tr w:rsidR="00481CF4" w:rsidRPr="00454D7D" w14:paraId="73BDE49A" w14:textId="77777777" w:rsidTr="00FE3E2C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454D7D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1655151" w:rsidR="00481CF4" w:rsidRPr="00454D7D" w:rsidRDefault="007A03AA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>
              <w:rPr>
                <w:rFonts w:asciiTheme="minorHAnsi" w:eastAsia="Calibri" w:hAnsiTheme="minorHAnsi" w:cstheme="minorHAnsi"/>
                <w:lang w:eastAsia="en-US"/>
              </w:rPr>
              <w:t>11</w:t>
            </w:r>
            <w:r w:rsidR="00885762" w:rsidRPr="00454D7D">
              <w:rPr>
                <w:rFonts w:asciiTheme="minorHAnsi" w:eastAsia="Calibri" w:hAnsiTheme="minorHAnsi" w:cstheme="minorHAnsi"/>
                <w:lang w:eastAsia="en-US"/>
              </w:rPr>
              <w:t>/11/</w:t>
            </w:r>
            <w:r w:rsidR="00481CF4" w:rsidRPr="00454D7D">
              <w:rPr>
                <w:rFonts w:asciiTheme="minorHAnsi" w:eastAsia="Calibri" w:hAnsiTheme="minorHAnsi" w:cstheme="minorHAnsi"/>
                <w:lang w:eastAsia="en-US"/>
              </w:rPr>
              <w:t>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99DD" w14:textId="77777777" w:rsidR="00A001C2" w:rsidRPr="00454D7D" w:rsidRDefault="00A001C2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Tânia Ferro</w:t>
            </w:r>
          </w:p>
          <w:p w14:paraId="73BDE498" w14:textId="0F18B822" w:rsidR="00481CF4" w:rsidRPr="00454D7D" w:rsidRDefault="00481CF4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(</w:t>
            </w:r>
            <w:proofErr w:type="spellStart"/>
            <w:r w:rsidRPr="00454D7D">
              <w:rPr>
                <w:rFonts w:asciiTheme="minorHAnsi" w:eastAsia="Calibri" w:hAnsiTheme="minorHAnsi" w:cstheme="minorHAnsi"/>
                <w:lang w:eastAsia="en-US"/>
              </w:rPr>
              <w:t>Chacon</w:t>
            </w:r>
            <w:proofErr w:type="spellEnd"/>
            <w:r w:rsidRPr="00454D7D">
              <w:rPr>
                <w:rFonts w:asciiTheme="minorHAnsi" w:eastAsia="Calibri" w:hAnsiTheme="minorHAnsi" w:cstheme="minorHAnsi"/>
                <w:lang w:eastAsia="en-US"/>
              </w:rPr>
              <w:t xml:space="preserve"> </w:t>
            </w:r>
            <w:proofErr w:type="gramStart"/>
            <w:r w:rsidRPr="00454D7D">
              <w:rPr>
                <w:rFonts w:asciiTheme="minorHAnsi" w:eastAsia="Calibri" w:hAnsiTheme="minorHAnsi" w:cstheme="minorHAnsi"/>
                <w:lang w:eastAsia="en-US"/>
              </w:rPr>
              <w:t>| Ilimitada</w:t>
            </w:r>
            <w:proofErr w:type="gramEnd"/>
            <w:r w:rsidRPr="00454D7D">
              <w:rPr>
                <w:rFonts w:asciiTheme="minorHAnsi" w:eastAsia="Calibri" w:hAnsiTheme="minorHAnsi" w:cstheme="minorHAnsi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454D7D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Elaboração do procedimento</w:t>
            </w:r>
          </w:p>
        </w:tc>
      </w:tr>
    </w:tbl>
    <w:p w14:paraId="028F0CCA" w14:textId="75877EE3" w:rsidR="00B444BC" w:rsidRPr="00454D7D" w:rsidRDefault="00B444BC" w:rsidP="0048048E">
      <w:p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bookmarkStart w:id="39" w:name="_Toc339270522"/>
      <w:bookmarkStart w:id="40" w:name="_Toc437008935"/>
      <w:bookmarkEnd w:id="39"/>
      <w:bookmarkEnd w:id="40"/>
    </w:p>
    <w:sectPr w:rsidR="00B444BC" w:rsidRPr="00454D7D" w:rsidSect="00B13D8A"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" w:author="Rodrigo Possatto Rothstein" w:date="2016-11-08T14:36:00Z" w:initials="RPR">
    <w:p w14:paraId="59DF9DB7" w14:textId="1E95DD1F" w:rsidR="000F6FF1" w:rsidRDefault="000F6FF1">
      <w:pPr>
        <w:pStyle w:val="Textodecomentrio"/>
      </w:pPr>
      <w:r>
        <w:rPr>
          <w:rStyle w:val="Refdecomentrio"/>
        </w:rPr>
        <w:annotationRef/>
      </w:r>
      <w:r>
        <w:t>Será que toda mudança da Gol para a Smiles é informativa? Tenho dúvidas.</w:t>
      </w:r>
    </w:p>
  </w:comment>
  <w:comment w:id="7" w:author="Rodrigo Possatto Rothstein" w:date="2016-11-08T14:41:00Z" w:initials="RPR">
    <w:p w14:paraId="4D80080A" w14:textId="180CD227" w:rsidR="007A7828" w:rsidRDefault="007A7828">
      <w:pPr>
        <w:pStyle w:val="Textodecomentrio"/>
      </w:pPr>
      <w:r>
        <w:rPr>
          <w:rStyle w:val="Refdecomentrio"/>
        </w:rPr>
        <w:annotationRef/>
      </w:r>
      <w:r>
        <w:t xml:space="preserve">Pode também fazer referência ao procedimento de GEMUD </w:t>
      </w:r>
      <w:r>
        <w:t>Smiles?</w:t>
      </w:r>
      <w:bookmarkStart w:id="8" w:name="_GoBack"/>
      <w:bookmarkEnd w:id="8"/>
    </w:p>
  </w:comment>
  <w:comment w:id="24" w:author="Rodrigo Possatto Rothstein" w:date="2016-11-08T14:38:00Z" w:initials="RPR">
    <w:p w14:paraId="32252942" w14:textId="6CF7DAEA" w:rsidR="000F6FF1" w:rsidRDefault="000F6FF1">
      <w:pPr>
        <w:pStyle w:val="Textodecomentrio"/>
      </w:pPr>
      <w:r>
        <w:rPr>
          <w:rStyle w:val="Refdecomentrio"/>
        </w:rPr>
        <w:annotationRef/>
      </w:r>
      <w:r>
        <w:t>Acho que não tem necessidade disso, pois como não temos gestão, eles podem mudar a qualquer momento e teremos um procedimento desatualizado.</w:t>
      </w:r>
    </w:p>
  </w:comment>
  <w:comment w:id="30" w:author="Rodrigo Possatto Rothstein" w:date="2016-11-08T14:39:00Z" w:initials="RPR">
    <w:p w14:paraId="7268C7E3" w14:textId="2D8C4597" w:rsidR="000F6FF1" w:rsidRDefault="000F6FF1">
      <w:pPr>
        <w:pStyle w:val="Textodecomentrio"/>
      </w:pPr>
      <w:r>
        <w:rPr>
          <w:rStyle w:val="Refdecomentrio"/>
        </w:rPr>
        <w:annotationRef/>
      </w:r>
      <w:r>
        <w:t>Eu não citaria exceção no procedimento.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DF9DB7" w15:done="0"/>
  <w15:commentEx w15:paraId="4D80080A" w15:paraIdParent="59DF9DB7" w15:done="0"/>
  <w15:commentEx w15:paraId="32252942" w15:done="0"/>
  <w15:commentEx w15:paraId="7268C7E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7D6809" w14:textId="77777777" w:rsidR="00A2255A" w:rsidRDefault="00A2255A">
      <w:r>
        <w:separator/>
      </w:r>
    </w:p>
  </w:endnote>
  <w:endnote w:type="continuationSeparator" w:id="0">
    <w:p w14:paraId="447D2DAC" w14:textId="77777777" w:rsidR="00A2255A" w:rsidRDefault="00A22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29E79CE" w:rsidR="004A058C" w:rsidRPr="00462B15" w:rsidRDefault="0012504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09DDD70" w:rsidR="004A058C" w:rsidRPr="00462B15" w:rsidRDefault="000C4BC8" w:rsidP="00FA7624">
          <w:pPr>
            <w:rPr>
              <w:rFonts w:asciiTheme="minorHAnsi" w:hAnsiTheme="minorHAnsi"/>
              <w:b/>
              <w:sz w:val="22"/>
              <w:szCs w:val="22"/>
            </w:rPr>
          </w:pPr>
          <w:r w:rsidRPr="00462B15">
            <w:rPr>
              <w:rFonts w:asciiTheme="minorHAnsi" w:eastAsia="Calibri" w:hAnsiTheme="minorHAnsi" w:cs="Arial"/>
              <w:sz w:val="20"/>
              <w:lang w:eastAsia="en-US"/>
            </w:rPr>
            <w:t>Daniel Borge</w:t>
          </w:r>
          <w:r w:rsidR="00D0008C" w:rsidRPr="00462B15">
            <w:rPr>
              <w:rFonts w:asciiTheme="minorHAnsi" w:eastAsia="Calibri" w:hAnsiTheme="minorHAnsi" w:cs="Arial"/>
              <w:sz w:val="20"/>
              <w:lang w:eastAsia="en-US"/>
            </w:rPr>
            <w:t>s</w:t>
          </w:r>
          <w:r w:rsid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</w:p>
      </w:tc>
      <w:tc>
        <w:tcPr>
          <w:tcW w:w="3234" w:type="dxa"/>
          <w:shd w:val="clear" w:color="auto" w:fill="auto"/>
          <w:vAlign w:val="center"/>
        </w:tcPr>
        <w:p w14:paraId="1C7D8A55" w14:textId="77777777" w:rsidR="002A2A56" w:rsidRPr="005C783C" w:rsidRDefault="002A2A56" w:rsidP="002A2A56">
          <w:pPr>
            <w:rPr>
              <w:rFonts w:asciiTheme="minorHAnsi" w:hAnsiTheme="minorHAnsi"/>
              <w:b/>
              <w:sz w:val="16"/>
              <w:szCs w:val="16"/>
            </w:rPr>
          </w:pPr>
          <w:r w:rsidRPr="005C783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1FB5B4F" w:rsidR="004A058C" w:rsidRPr="00462B15" w:rsidRDefault="00FA7624" w:rsidP="00FA7624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2A2A5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D03C14">
            <w:rPr>
              <w:rFonts w:asciiTheme="minorHAnsi" w:eastAsia="Calibri" w:hAnsiTheme="minorHAnsi" w:cs="Arial"/>
              <w:sz w:val="20"/>
              <w:lang w:eastAsia="en-US"/>
            </w:rPr>
            <w:t>11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/11</w:t>
          </w:r>
          <w:r w:rsidR="002A2A56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2403EE97" w:rsidR="00E50BAA" w:rsidRPr="00462B15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62B15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  <w:r w:rsidR="00550135">
            <w:rPr>
              <w:rFonts w:asciiTheme="minorHAnsi" w:hAnsiTheme="minorHAnsi"/>
              <w:sz w:val="16"/>
              <w:szCs w:val="14"/>
            </w:rPr>
            <w:t xml:space="preserve"> 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</w:rPr>
    </w:sdtEndPr>
    <w:sdtContent>
      <w:p w14:paraId="068E430B" w14:textId="629C412D" w:rsidR="004A058C" w:rsidRPr="00DC0334" w:rsidRDefault="00810D41" w:rsidP="00DC0334">
        <w:pPr>
          <w:pStyle w:val="Rodap"/>
          <w:jc w:val="right"/>
          <w:rPr>
            <w:rFonts w:asciiTheme="minorHAnsi" w:hAnsiTheme="minorHAnsi"/>
            <w:sz w:val="22"/>
          </w:rPr>
        </w:pPr>
        <w:r w:rsidRPr="00810D41">
          <w:rPr>
            <w:rFonts w:asciiTheme="minorHAnsi" w:hAnsiTheme="minorHAnsi"/>
            <w:sz w:val="16"/>
          </w:rPr>
          <w:t xml:space="preserve">Página </w:t>
        </w:r>
        <w:r w:rsidRPr="00810D41">
          <w:rPr>
            <w:rFonts w:asciiTheme="minorHAnsi" w:hAnsiTheme="minorHAnsi"/>
            <w:sz w:val="16"/>
          </w:rPr>
          <w:fldChar w:fldCharType="begin"/>
        </w:r>
        <w:r w:rsidRPr="00810D41">
          <w:rPr>
            <w:rFonts w:asciiTheme="minorHAnsi" w:hAnsiTheme="minorHAnsi"/>
            <w:sz w:val="16"/>
          </w:rPr>
          <w:instrText>PAGE   \* MERGEFORMAT</w:instrText>
        </w:r>
        <w:r w:rsidRPr="00810D41">
          <w:rPr>
            <w:rFonts w:asciiTheme="minorHAnsi" w:hAnsiTheme="minorHAnsi"/>
            <w:sz w:val="16"/>
          </w:rPr>
          <w:fldChar w:fldCharType="separate"/>
        </w:r>
        <w:r w:rsidR="007A7828">
          <w:rPr>
            <w:rFonts w:asciiTheme="minorHAnsi" w:hAnsiTheme="minorHAnsi"/>
            <w:noProof/>
            <w:sz w:val="16"/>
          </w:rPr>
          <w:t>12</w:t>
        </w:r>
        <w:r w:rsidRPr="00810D41"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D50153" w14:textId="77777777" w:rsidR="00A2255A" w:rsidRDefault="00A2255A">
      <w:r>
        <w:separator/>
      </w:r>
    </w:p>
  </w:footnote>
  <w:footnote w:type="continuationSeparator" w:id="0">
    <w:p w14:paraId="31110885" w14:textId="77777777" w:rsidR="00A2255A" w:rsidRDefault="00A22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2255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012130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462B15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62B15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414FB13E" w:rsidR="00632B2A" w:rsidRPr="00462B15" w:rsidRDefault="00342AEF" w:rsidP="00F97954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03C14">
            <w:rPr>
              <w:rFonts w:asciiTheme="minorHAnsi" w:hAnsiTheme="minorHAnsi" w:cs="Arial"/>
              <w:b/>
              <w:bCs/>
              <w:sz w:val="16"/>
              <w:szCs w:val="16"/>
            </w:rPr>
            <w:t>11</w:t>
          </w:r>
          <w:r w:rsidR="00F97954">
            <w:rPr>
              <w:rFonts w:asciiTheme="minorHAnsi" w:hAnsiTheme="minorHAnsi" w:cs="Arial"/>
              <w:b/>
              <w:bCs/>
              <w:sz w:val="16"/>
              <w:szCs w:val="16"/>
            </w:rPr>
            <w:t>/11</w:t>
          </w:r>
          <w:r w:rsidR="00481CF4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62B15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62B15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62B15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62B15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73E02A1" w:rsidR="00632B2A" w:rsidRPr="00462B15" w:rsidRDefault="00F97954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Procedimento de como abrir uma GMUD na GOL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2255A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012130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32513"/>
    <w:multiLevelType w:val="hybridMultilevel"/>
    <w:tmpl w:val="F0E066C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2D94C66"/>
    <w:multiLevelType w:val="hybridMultilevel"/>
    <w:tmpl w:val="52D2CF3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odrigo Possatto Rothstein">
    <w15:presenceInfo w15:providerId="AD" w15:userId="S-1-5-21-823913918-3978554998-1853979851-22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C08"/>
    <w:rsid w:val="000017FD"/>
    <w:rsid w:val="0001190C"/>
    <w:rsid w:val="00012BA6"/>
    <w:rsid w:val="00012E55"/>
    <w:rsid w:val="00016D08"/>
    <w:rsid w:val="00025C40"/>
    <w:rsid w:val="00030EA1"/>
    <w:rsid w:val="00040235"/>
    <w:rsid w:val="00042F48"/>
    <w:rsid w:val="00045E29"/>
    <w:rsid w:val="00060C25"/>
    <w:rsid w:val="00061594"/>
    <w:rsid w:val="000618DE"/>
    <w:rsid w:val="00063A66"/>
    <w:rsid w:val="0006555F"/>
    <w:rsid w:val="00067299"/>
    <w:rsid w:val="000672FB"/>
    <w:rsid w:val="00067550"/>
    <w:rsid w:val="00086BE1"/>
    <w:rsid w:val="00091028"/>
    <w:rsid w:val="0009183A"/>
    <w:rsid w:val="000A11EC"/>
    <w:rsid w:val="000A57F2"/>
    <w:rsid w:val="000B13AD"/>
    <w:rsid w:val="000B59E2"/>
    <w:rsid w:val="000C0CCA"/>
    <w:rsid w:val="000C48CB"/>
    <w:rsid w:val="000C4BC8"/>
    <w:rsid w:val="000C6606"/>
    <w:rsid w:val="000D217B"/>
    <w:rsid w:val="000D6864"/>
    <w:rsid w:val="000E077D"/>
    <w:rsid w:val="000E0E14"/>
    <w:rsid w:val="000E152B"/>
    <w:rsid w:val="000E6826"/>
    <w:rsid w:val="000E71C2"/>
    <w:rsid w:val="000F08DA"/>
    <w:rsid w:val="000F27BA"/>
    <w:rsid w:val="000F6FF1"/>
    <w:rsid w:val="00104D0D"/>
    <w:rsid w:val="00125048"/>
    <w:rsid w:val="00125B2C"/>
    <w:rsid w:val="0012753D"/>
    <w:rsid w:val="0013009F"/>
    <w:rsid w:val="0013593B"/>
    <w:rsid w:val="001408D6"/>
    <w:rsid w:val="00170B03"/>
    <w:rsid w:val="00170EF3"/>
    <w:rsid w:val="001713F7"/>
    <w:rsid w:val="001733B7"/>
    <w:rsid w:val="00180A81"/>
    <w:rsid w:val="00181EF1"/>
    <w:rsid w:val="00182032"/>
    <w:rsid w:val="001851C2"/>
    <w:rsid w:val="00193423"/>
    <w:rsid w:val="00194A10"/>
    <w:rsid w:val="001A368D"/>
    <w:rsid w:val="001A3BF6"/>
    <w:rsid w:val="001B0EE4"/>
    <w:rsid w:val="001B2B46"/>
    <w:rsid w:val="001B2EF8"/>
    <w:rsid w:val="001B6976"/>
    <w:rsid w:val="001B6DA7"/>
    <w:rsid w:val="001C4CE2"/>
    <w:rsid w:val="001C703C"/>
    <w:rsid w:val="001D159F"/>
    <w:rsid w:val="001E290C"/>
    <w:rsid w:val="001E43F1"/>
    <w:rsid w:val="001E73AA"/>
    <w:rsid w:val="001E74B2"/>
    <w:rsid w:val="001E7CDB"/>
    <w:rsid w:val="001F72AF"/>
    <w:rsid w:val="002048D3"/>
    <w:rsid w:val="00204F20"/>
    <w:rsid w:val="0020527B"/>
    <w:rsid w:val="00206D9D"/>
    <w:rsid w:val="00207C4C"/>
    <w:rsid w:val="0021660B"/>
    <w:rsid w:val="00217886"/>
    <w:rsid w:val="002249C0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677BB"/>
    <w:rsid w:val="00282B56"/>
    <w:rsid w:val="0028304C"/>
    <w:rsid w:val="00286D7B"/>
    <w:rsid w:val="00287B5B"/>
    <w:rsid w:val="00294F90"/>
    <w:rsid w:val="002952EB"/>
    <w:rsid w:val="00295BF8"/>
    <w:rsid w:val="002A2A56"/>
    <w:rsid w:val="002A3594"/>
    <w:rsid w:val="002A6348"/>
    <w:rsid w:val="002B0608"/>
    <w:rsid w:val="002B0714"/>
    <w:rsid w:val="002B698A"/>
    <w:rsid w:val="002B7877"/>
    <w:rsid w:val="002B7BB6"/>
    <w:rsid w:val="002C22EF"/>
    <w:rsid w:val="002D462B"/>
    <w:rsid w:val="002D63AA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3F7A"/>
    <w:rsid w:val="00347BE7"/>
    <w:rsid w:val="00347E04"/>
    <w:rsid w:val="00352342"/>
    <w:rsid w:val="0035327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424A"/>
    <w:rsid w:val="00391F52"/>
    <w:rsid w:val="003A0766"/>
    <w:rsid w:val="003B17EC"/>
    <w:rsid w:val="003B29DC"/>
    <w:rsid w:val="003B67F1"/>
    <w:rsid w:val="003C2EC4"/>
    <w:rsid w:val="003C533A"/>
    <w:rsid w:val="003C7C80"/>
    <w:rsid w:val="003E0605"/>
    <w:rsid w:val="003E1DFC"/>
    <w:rsid w:val="003E7530"/>
    <w:rsid w:val="003F00F8"/>
    <w:rsid w:val="003F1E0B"/>
    <w:rsid w:val="003F2291"/>
    <w:rsid w:val="003F6246"/>
    <w:rsid w:val="003F73F2"/>
    <w:rsid w:val="00400638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4D7D"/>
    <w:rsid w:val="0045688F"/>
    <w:rsid w:val="00457771"/>
    <w:rsid w:val="00462B15"/>
    <w:rsid w:val="00465160"/>
    <w:rsid w:val="00470A5B"/>
    <w:rsid w:val="00476028"/>
    <w:rsid w:val="004761DF"/>
    <w:rsid w:val="00476733"/>
    <w:rsid w:val="00476AE2"/>
    <w:rsid w:val="0048048E"/>
    <w:rsid w:val="00481869"/>
    <w:rsid w:val="00481CF4"/>
    <w:rsid w:val="0048332F"/>
    <w:rsid w:val="00485840"/>
    <w:rsid w:val="004864EF"/>
    <w:rsid w:val="004968CA"/>
    <w:rsid w:val="00496F6A"/>
    <w:rsid w:val="004A058C"/>
    <w:rsid w:val="004A1363"/>
    <w:rsid w:val="004A6A87"/>
    <w:rsid w:val="004B51D2"/>
    <w:rsid w:val="004B5EE0"/>
    <w:rsid w:val="004C0955"/>
    <w:rsid w:val="004C1626"/>
    <w:rsid w:val="004D0B08"/>
    <w:rsid w:val="004E0A89"/>
    <w:rsid w:val="004E4071"/>
    <w:rsid w:val="004F5B43"/>
    <w:rsid w:val="004F7454"/>
    <w:rsid w:val="00501C38"/>
    <w:rsid w:val="00501EB8"/>
    <w:rsid w:val="00503788"/>
    <w:rsid w:val="00504EA2"/>
    <w:rsid w:val="00507E07"/>
    <w:rsid w:val="005122D5"/>
    <w:rsid w:val="005157FE"/>
    <w:rsid w:val="00516069"/>
    <w:rsid w:val="005162FF"/>
    <w:rsid w:val="005174A7"/>
    <w:rsid w:val="0052220A"/>
    <w:rsid w:val="005345CB"/>
    <w:rsid w:val="00550135"/>
    <w:rsid w:val="00553261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B6AF7"/>
    <w:rsid w:val="005C5245"/>
    <w:rsid w:val="005C69BF"/>
    <w:rsid w:val="005D3C80"/>
    <w:rsid w:val="005D4B0D"/>
    <w:rsid w:val="005D67E0"/>
    <w:rsid w:val="005D7F84"/>
    <w:rsid w:val="005E0F68"/>
    <w:rsid w:val="005E2C24"/>
    <w:rsid w:val="005E6650"/>
    <w:rsid w:val="005F069B"/>
    <w:rsid w:val="005F09A6"/>
    <w:rsid w:val="005F1779"/>
    <w:rsid w:val="005F3E53"/>
    <w:rsid w:val="005F428B"/>
    <w:rsid w:val="005F4B25"/>
    <w:rsid w:val="006004C7"/>
    <w:rsid w:val="00602DB4"/>
    <w:rsid w:val="00607534"/>
    <w:rsid w:val="0060790B"/>
    <w:rsid w:val="006206BA"/>
    <w:rsid w:val="00623F47"/>
    <w:rsid w:val="00625C6B"/>
    <w:rsid w:val="00632B2A"/>
    <w:rsid w:val="00632D34"/>
    <w:rsid w:val="006353BC"/>
    <w:rsid w:val="00643E89"/>
    <w:rsid w:val="006454DE"/>
    <w:rsid w:val="00650333"/>
    <w:rsid w:val="00655311"/>
    <w:rsid w:val="00655D0B"/>
    <w:rsid w:val="006629F9"/>
    <w:rsid w:val="00667816"/>
    <w:rsid w:val="006702A4"/>
    <w:rsid w:val="0068586B"/>
    <w:rsid w:val="00687DCE"/>
    <w:rsid w:val="0069733F"/>
    <w:rsid w:val="006B1F14"/>
    <w:rsid w:val="006D6115"/>
    <w:rsid w:val="006E0F29"/>
    <w:rsid w:val="006F17B9"/>
    <w:rsid w:val="006F55EF"/>
    <w:rsid w:val="006F6031"/>
    <w:rsid w:val="00704C5C"/>
    <w:rsid w:val="00710F51"/>
    <w:rsid w:val="00723515"/>
    <w:rsid w:val="00731DD0"/>
    <w:rsid w:val="0073477C"/>
    <w:rsid w:val="00742DD2"/>
    <w:rsid w:val="00744060"/>
    <w:rsid w:val="00751323"/>
    <w:rsid w:val="0075183E"/>
    <w:rsid w:val="00755A18"/>
    <w:rsid w:val="007575FB"/>
    <w:rsid w:val="0077612F"/>
    <w:rsid w:val="0078010D"/>
    <w:rsid w:val="0078018F"/>
    <w:rsid w:val="007816C4"/>
    <w:rsid w:val="00783E62"/>
    <w:rsid w:val="00793943"/>
    <w:rsid w:val="00796BC0"/>
    <w:rsid w:val="007A03AA"/>
    <w:rsid w:val="007A0D71"/>
    <w:rsid w:val="007A1904"/>
    <w:rsid w:val="007A1FB4"/>
    <w:rsid w:val="007A7828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661"/>
    <w:rsid w:val="007F6DE3"/>
    <w:rsid w:val="008046B0"/>
    <w:rsid w:val="00805C37"/>
    <w:rsid w:val="008066AB"/>
    <w:rsid w:val="00810D41"/>
    <w:rsid w:val="0081176D"/>
    <w:rsid w:val="0082691A"/>
    <w:rsid w:val="00830265"/>
    <w:rsid w:val="0083218D"/>
    <w:rsid w:val="008357B5"/>
    <w:rsid w:val="008425C8"/>
    <w:rsid w:val="00844933"/>
    <w:rsid w:val="00845390"/>
    <w:rsid w:val="00846C5C"/>
    <w:rsid w:val="00850B45"/>
    <w:rsid w:val="00852060"/>
    <w:rsid w:val="008627EB"/>
    <w:rsid w:val="00863C02"/>
    <w:rsid w:val="00867A16"/>
    <w:rsid w:val="00873890"/>
    <w:rsid w:val="00877B92"/>
    <w:rsid w:val="00884300"/>
    <w:rsid w:val="00884E3F"/>
    <w:rsid w:val="00885762"/>
    <w:rsid w:val="00886C8D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17428"/>
    <w:rsid w:val="00921736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B2C"/>
    <w:rsid w:val="009636DA"/>
    <w:rsid w:val="00964720"/>
    <w:rsid w:val="00975793"/>
    <w:rsid w:val="00976DD0"/>
    <w:rsid w:val="00977476"/>
    <w:rsid w:val="009810F7"/>
    <w:rsid w:val="00992BF0"/>
    <w:rsid w:val="009B0444"/>
    <w:rsid w:val="009B3CFA"/>
    <w:rsid w:val="009C1630"/>
    <w:rsid w:val="009C325B"/>
    <w:rsid w:val="009C50C0"/>
    <w:rsid w:val="009C7286"/>
    <w:rsid w:val="009D4F75"/>
    <w:rsid w:val="009D737F"/>
    <w:rsid w:val="009D753F"/>
    <w:rsid w:val="009E0C9D"/>
    <w:rsid w:val="009E374A"/>
    <w:rsid w:val="00A001C2"/>
    <w:rsid w:val="00A126EF"/>
    <w:rsid w:val="00A1290A"/>
    <w:rsid w:val="00A14FF6"/>
    <w:rsid w:val="00A2229F"/>
    <w:rsid w:val="00A2255A"/>
    <w:rsid w:val="00A27B5F"/>
    <w:rsid w:val="00A31849"/>
    <w:rsid w:val="00A31E8C"/>
    <w:rsid w:val="00A3630D"/>
    <w:rsid w:val="00A36B93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7A57"/>
    <w:rsid w:val="00B30178"/>
    <w:rsid w:val="00B354F6"/>
    <w:rsid w:val="00B40E3D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36E3"/>
    <w:rsid w:val="00BD4155"/>
    <w:rsid w:val="00BD50B5"/>
    <w:rsid w:val="00BE0AB3"/>
    <w:rsid w:val="00BE458D"/>
    <w:rsid w:val="00BE7A62"/>
    <w:rsid w:val="00BF2A52"/>
    <w:rsid w:val="00BF5686"/>
    <w:rsid w:val="00BF77BF"/>
    <w:rsid w:val="00C06DD2"/>
    <w:rsid w:val="00C10C74"/>
    <w:rsid w:val="00C10C79"/>
    <w:rsid w:val="00C12220"/>
    <w:rsid w:val="00C130AC"/>
    <w:rsid w:val="00C17267"/>
    <w:rsid w:val="00C20151"/>
    <w:rsid w:val="00C23FCB"/>
    <w:rsid w:val="00C25061"/>
    <w:rsid w:val="00C42C07"/>
    <w:rsid w:val="00C440DF"/>
    <w:rsid w:val="00C45365"/>
    <w:rsid w:val="00C50488"/>
    <w:rsid w:val="00C6381C"/>
    <w:rsid w:val="00C76FDC"/>
    <w:rsid w:val="00C7765A"/>
    <w:rsid w:val="00C85E6C"/>
    <w:rsid w:val="00C8741D"/>
    <w:rsid w:val="00CA0623"/>
    <w:rsid w:val="00CA0B14"/>
    <w:rsid w:val="00CA3CAC"/>
    <w:rsid w:val="00CA73C1"/>
    <w:rsid w:val="00CB4076"/>
    <w:rsid w:val="00CB4BA9"/>
    <w:rsid w:val="00CB6272"/>
    <w:rsid w:val="00CB6478"/>
    <w:rsid w:val="00CC535D"/>
    <w:rsid w:val="00CC721E"/>
    <w:rsid w:val="00CD636A"/>
    <w:rsid w:val="00CE284C"/>
    <w:rsid w:val="00CE6078"/>
    <w:rsid w:val="00CF569A"/>
    <w:rsid w:val="00D0008C"/>
    <w:rsid w:val="00D0234B"/>
    <w:rsid w:val="00D02E8A"/>
    <w:rsid w:val="00D03C14"/>
    <w:rsid w:val="00D10422"/>
    <w:rsid w:val="00D13C80"/>
    <w:rsid w:val="00D16703"/>
    <w:rsid w:val="00D16CE5"/>
    <w:rsid w:val="00D26040"/>
    <w:rsid w:val="00D2756E"/>
    <w:rsid w:val="00D3173C"/>
    <w:rsid w:val="00D36F65"/>
    <w:rsid w:val="00D474D6"/>
    <w:rsid w:val="00D73AE2"/>
    <w:rsid w:val="00D8085E"/>
    <w:rsid w:val="00D81C05"/>
    <w:rsid w:val="00D81DB1"/>
    <w:rsid w:val="00D82B59"/>
    <w:rsid w:val="00D83148"/>
    <w:rsid w:val="00D8408E"/>
    <w:rsid w:val="00D84197"/>
    <w:rsid w:val="00D9042C"/>
    <w:rsid w:val="00D9216F"/>
    <w:rsid w:val="00D92317"/>
    <w:rsid w:val="00D950F7"/>
    <w:rsid w:val="00DA0B1D"/>
    <w:rsid w:val="00DA36B5"/>
    <w:rsid w:val="00DA5EF4"/>
    <w:rsid w:val="00DB3B29"/>
    <w:rsid w:val="00DB3E51"/>
    <w:rsid w:val="00DC00C2"/>
    <w:rsid w:val="00DC0334"/>
    <w:rsid w:val="00DC404D"/>
    <w:rsid w:val="00DC5032"/>
    <w:rsid w:val="00DE25B6"/>
    <w:rsid w:val="00E0469A"/>
    <w:rsid w:val="00E16E1B"/>
    <w:rsid w:val="00E23A04"/>
    <w:rsid w:val="00E2463A"/>
    <w:rsid w:val="00E254D1"/>
    <w:rsid w:val="00E27093"/>
    <w:rsid w:val="00E32C3F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3BD"/>
    <w:rsid w:val="00EB5901"/>
    <w:rsid w:val="00EC2D37"/>
    <w:rsid w:val="00EC7A2F"/>
    <w:rsid w:val="00ED24F1"/>
    <w:rsid w:val="00EE3A0B"/>
    <w:rsid w:val="00EF2809"/>
    <w:rsid w:val="00EF5007"/>
    <w:rsid w:val="00EF711F"/>
    <w:rsid w:val="00F03B58"/>
    <w:rsid w:val="00F0678F"/>
    <w:rsid w:val="00F126CF"/>
    <w:rsid w:val="00F200D6"/>
    <w:rsid w:val="00F229B1"/>
    <w:rsid w:val="00F23891"/>
    <w:rsid w:val="00F251A9"/>
    <w:rsid w:val="00F2567E"/>
    <w:rsid w:val="00F2677C"/>
    <w:rsid w:val="00F2719E"/>
    <w:rsid w:val="00F37D63"/>
    <w:rsid w:val="00F41ADF"/>
    <w:rsid w:val="00F431AE"/>
    <w:rsid w:val="00F433CC"/>
    <w:rsid w:val="00F47372"/>
    <w:rsid w:val="00F50627"/>
    <w:rsid w:val="00F57C2C"/>
    <w:rsid w:val="00F63DC8"/>
    <w:rsid w:val="00F70717"/>
    <w:rsid w:val="00F764EB"/>
    <w:rsid w:val="00F771BF"/>
    <w:rsid w:val="00F80FD4"/>
    <w:rsid w:val="00F81FCF"/>
    <w:rsid w:val="00F84121"/>
    <w:rsid w:val="00F87395"/>
    <w:rsid w:val="00F96958"/>
    <w:rsid w:val="00F97954"/>
    <w:rsid w:val="00F97E1B"/>
    <w:rsid w:val="00FA273F"/>
    <w:rsid w:val="00FA5856"/>
    <w:rsid w:val="00FA7624"/>
    <w:rsid w:val="00FB5611"/>
    <w:rsid w:val="00FC123B"/>
    <w:rsid w:val="00FC3540"/>
    <w:rsid w:val="00FC3B04"/>
    <w:rsid w:val="00FC57C9"/>
    <w:rsid w:val="00FD0D5E"/>
    <w:rsid w:val="00FD0F4E"/>
    <w:rsid w:val="00FD2E31"/>
    <w:rsid w:val="00FD34B6"/>
    <w:rsid w:val="00FE110D"/>
    <w:rsid w:val="00FE2D1E"/>
    <w:rsid w:val="00FE3C8F"/>
    <w:rsid w:val="00FE3E2C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  <w:style w:type="table" w:styleId="TabeladeGrade4-nfase6">
    <w:name w:val="Grid Table 4 Accent 6"/>
    <w:basedOn w:val="Tabelanormal"/>
    <w:uiPriority w:val="49"/>
    <w:rsid w:val="00EB53B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B53B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0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1.xml"/><Relationship Id="rId18" Type="http://schemas.openxmlformats.org/officeDocument/2006/relationships/hyperlink" Target="https://servicedesk.golnaweb.com.br/CherwellClient/Access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34" Type="http://schemas.openxmlformats.org/officeDocument/2006/relationships/hyperlink" Target="mailto:GR-Producao@voegol.com.br" TargetMode="External"/><Relationship Id="rId42" Type="http://schemas.openxmlformats.org/officeDocument/2006/relationships/diagramLayout" Target="diagrams/layout3.xm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07/relationships/diagramDrawing" Target="diagrams/drawing1.xml"/><Relationship Id="rId25" Type="http://schemas.openxmlformats.org/officeDocument/2006/relationships/image" Target="media/image4.png"/><Relationship Id="rId33" Type="http://schemas.microsoft.com/office/2007/relationships/diagramDrawing" Target="diagrams/drawing2.xml"/><Relationship Id="rId38" Type="http://schemas.openxmlformats.org/officeDocument/2006/relationships/hyperlink" Target="mailto:GR-Governanca@voegol.com.br" TargetMode="External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package" Target="embeddings/Microsoft_Excel_Worksheet.xlsx"/><Relationship Id="rId29" Type="http://schemas.openxmlformats.org/officeDocument/2006/relationships/diagramData" Target="diagrams/data2.xml"/><Relationship Id="rId41" Type="http://schemas.openxmlformats.org/officeDocument/2006/relationships/diagramData" Target="diagrams/data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07/relationships/hdphoto" Target="media/hdphoto2.wdp"/><Relationship Id="rId32" Type="http://schemas.openxmlformats.org/officeDocument/2006/relationships/diagramColors" Target="diagrams/colors2.xml"/><Relationship Id="rId37" Type="http://schemas.openxmlformats.org/officeDocument/2006/relationships/hyperlink" Target="mailto:GR-Producao@voegol.com.br" TargetMode="External"/><Relationship Id="rId40" Type="http://schemas.openxmlformats.org/officeDocument/2006/relationships/package" Target="embeddings/Microsoft_Excel_Worksheet1.xlsx"/><Relationship Id="rId45" Type="http://schemas.microsoft.com/office/2007/relationships/diagramDrawing" Target="diagrams/drawing3.xm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3.png"/><Relationship Id="rId28" Type="http://schemas.openxmlformats.org/officeDocument/2006/relationships/image" Target="media/image7.png"/><Relationship Id="rId36" Type="http://schemas.openxmlformats.org/officeDocument/2006/relationships/image" Target="media/image8.png"/><Relationship Id="rId49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1.emf"/><Relationship Id="rId31" Type="http://schemas.openxmlformats.org/officeDocument/2006/relationships/diagramQuickStyle" Target="diagrams/quickStyle2.xml"/><Relationship Id="rId44" Type="http://schemas.openxmlformats.org/officeDocument/2006/relationships/diagramColors" Target="diagrams/colors3.xml"/><Relationship Id="rId52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microsoft.com/office/2007/relationships/hdphoto" Target="media/hdphoto1.wdp"/><Relationship Id="rId27" Type="http://schemas.openxmlformats.org/officeDocument/2006/relationships/image" Target="media/image6.png"/><Relationship Id="rId30" Type="http://schemas.openxmlformats.org/officeDocument/2006/relationships/diagramLayout" Target="diagrams/layout2.xml"/><Relationship Id="rId35" Type="http://schemas.openxmlformats.org/officeDocument/2006/relationships/hyperlink" Target="mailto:GR-Governanca@voegol.com.br" TargetMode="External"/><Relationship Id="rId43" Type="http://schemas.openxmlformats.org/officeDocument/2006/relationships/diagramQuickStyle" Target="diagrams/quickStyle3.xml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100" b="0"/>
            <a:t>Preencher o formulário de GMUD da GOL em Excel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100" b="0"/>
            <a:t>Acessar o link do </a:t>
          </a:r>
          <a:r>
            <a:rPr lang="pt-BR" sz="1100"/>
            <a:t>CherwellClient</a:t>
          </a:r>
          <a:endParaRPr lang="pt-BR" sz="11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1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1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1100" b="0"/>
            <a:t>Preencher a GMUD no link do </a:t>
          </a:r>
          <a:r>
            <a:rPr lang="pt-BR" sz="1100"/>
            <a:t>CherwellClient</a:t>
          </a:r>
          <a:endParaRPr lang="pt-BR" sz="1100" b="0"/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11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1100" b="0"/>
        </a:p>
      </dgm:t>
    </dgm:pt>
    <dgm:pt modelId="{5EA3BDE3-A719-4072-A8F6-AD248FFDA7DA}">
      <dgm:prSet phldrT="[Texto]" custT="1"/>
      <dgm:spPr/>
      <dgm:t>
        <a:bodyPr/>
        <a:lstStyle/>
        <a:p>
          <a:r>
            <a:rPr lang="pt-BR" sz="1100" b="0"/>
            <a:t>GMUD Emergencial</a:t>
          </a:r>
        </a:p>
      </dgm:t>
    </dgm:pt>
    <dgm:pt modelId="{2706FA7B-435A-4C8D-8F4A-2102CCE74823}" type="parTrans" cxnId="{730774E9-9836-48A8-829F-305AEBF68196}">
      <dgm:prSet/>
      <dgm:spPr/>
      <dgm:t>
        <a:bodyPr/>
        <a:lstStyle/>
        <a:p>
          <a:endParaRPr lang="pt-BR"/>
        </a:p>
      </dgm:t>
    </dgm:pt>
    <dgm:pt modelId="{DB0A95DD-25F2-42DE-BCEC-20BBCFF3774B}" type="sibTrans" cxnId="{730774E9-9836-48A8-829F-305AEBF68196}">
      <dgm:prSet/>
      <dgm:spPr/>
    </dgm:pt>
    <dgm:pt modelId="{B92C579F-2296-4BE4-A8EF-F96F3B7BF8F5}">
      <dgm:prSet phldrT="[Texto]" custT="1"/>
      <dgm:spPr/>
      <dgm:t>
        <a:bodyPr/>
        <a:lstStyle/>
        <a:p>
          <a:r>
            <a:rPr lang="pt-BR" sz="1100" b="0"/>
            <a:t>GMUD Normal</a:t>
          </a:r>
        </a:p>
      </dgm:t>
    </dgm:pt>
    <dgm:pt modelId="{201B688D-F0A8-40F6-8FE9-21A37CE7490A}" type="parTrans" cxnId="{F1F37460-7713-4C1E-929D-546EC255A08F}">
      <dgm:prSet/>
      <dgm:spPr/>
      <dgm:t>
        <a:bodyPr/>
        <a:lstStyle/>
        <a:p>
          <a:endParaRPr lang="pt-BR"/>
        </a:p>
      </dgm:t>
    </dgm:pt>
    <dgm:pt modelId="{0E5AF46E-66F6-42A7-B824-7EED3787E69A}" type="sibTrans" cxnId="{F1F37460-7713-4C1E-929D-546EC255A08F}">
      <dgm:prSet/>
      <dgm:spPr/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</dgm:pt>
    <dgm:pt modelId="{A2632B7C-A829-450F-8325-D393D722702C}" type="pres">
      <dgm:prSet presAssocID="{BA564484-B51C-4FB3-BBE0-7B1879A27252}" presName="connTx" presStyleLbl="parChTrans1D2" presStyleIdx="0" presStyleCnt="1"/>
      <dgm:spPr/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</dgm:pt>
    <dgm:pt modelId="{479B541B-6931-4BAA-83C3-654BDF5DE253}" type="pres">
      <dgm:prSet presAssocID="{67CF30E3-255C-4EA5-BE3D-A2AD777E8082}" presName="connTx" presStyleLbl="parChTrans1D3" presStyleIdx="0" presStyleCnt="1"/>
      <dgm:spPr/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>
        <dgm:presLayoutVars>
          <dgm:chPref val="3"/>
        </dgm:presLayoutVars>
      </dgm:prSet>
      <dgm:spPr/>
    </dgm:pt>
    <dgm:pt modelId="{140CFBA3-4C8C-43B6-A130-0F058268160D}" type="pres">
      <dgm:prSet presAssocID="{DD77ACF7-5F76-4A27-AEA7-A03F21D17676}" presName="level3hierChild" presStyleCnt="0"/>
      <dgm:spPr/>
    </dgm:pt>
    <dgm:pt modelId="{BE8F3736-753D-4955-85E4-785020A2A178}" type="pres">
      <dgm:prSet presAssocID="{2706FA7B-435A-4C8D-8F4A-2102CCE74823}" presName="conn2-1" presStyleLbl="parChTrans1D4" presStyleIdx="0" presStyleCnt="2"/>
      <dgm:spPr/>
    </dgm:pt>
    <dgm:pt modelId="{62E574AF-9789-4492-BCD1-2955B70A93EA}" type="pres">
      <dgm:prSet presAssocID="{2706FA7B-435A-4C8D-8F4A-2102CCE74823}" presName="connTx" presStyleLbl="parChTrans1D4" presStyleIdx="0" presStyleCnt="2"/>
      <dgm:spPr/>
    </dgm:pt>
    <dgm:pt modelId="{6F1E56C2-FB0F-4A68-BED7-CDC231304286}" type="pres">
      <dgm:prSet presAssocID="{5EA3BDE3-A719-4072-A8F6-AD248FFDA7DA}" presName="root2" presStyleCnt="0"/>
      <dgm:spPr/>
    </dgm:pt>
    <dgm:pt modelId="{3F0088C9-139C-46F6-B75F-6C8B1B4C83FD}" type="pres">
      <dgm:prSet presAssocID="{5EA3BDE3-A719-4072-A8F6-AD248FFDA7DA}" presName="LevelTwoTextNode" presStyleLbl="node4" presStyleIdx="0" presStyleCnt="2">
        <dgm:presLayoutVars>
          <dgm:chPref val="3"/>
        </dgm:presLayoutVars>
      </dgm:prSet>
      <dgm:spPr/>
    </dgm:pt>
    <dgm:pt modelId="{C5C325E2-4644-44D5-9A0D-B31533E724F7}" type="pres">
      <dgm:prSet presAssocID="{5EA3BDE3-A719-4072-A8F6-AD248FFDA7DA}" presName="level3hierChild" presStyleCnt="0"/>
      <dgm:spPr/>
    </dgm:pt>
    <dgm:pt modelId="{7482FD3A-0537-4878-8D24-DBBA200B1B6F}" type="pres">
      <dgm:prSet presAssocID="{201B688D-F0A8-40F6-8FE9-21A37CE7490A}" presName="conn2-1" presStyleLbl="parChTrans1D4" presStyleIdx="1" presStyleCnt="2"/>
      <dgm:spPr/>
    </dgm:pt>
    <dgm:pt modelId="{6618538C-DF87-40F7-94CE-2CB76C43E8CC}" type="pres">
      <dgm:prSet presAssocID="{201B688D-F0A8-40F6-8FE9-21A37CE7490A}" presName="connTx" presStyleLbl="parChTrans1D4" presStyleIdx="1" presStyleCnt="2"/>
      <dgm:spPr/>
    </dgm:pt>
    <dgm:pt modelId="{F1FB01B6-4294-431B-82F8-A442B2CFEFB2}" type="pres">
      <dgm:prSet presAssocID="{B92C579F-2296-4BE4-A8EF-F96F3B7BF8F5}" presName="root2" presStyleCnt="0"/>
      <dgm:spPr/>
    </dgm:pt>
    <dgm:pt modelId="{A91BC5BB-A5AC-4D32-B9C1-600C5579BB84}" type="pres">
      <dgm:prSet presAssocID="{B92C579F-2296-4BE4-A8EF-F96F3B7BF8F5}" presName="LevelTwoTextNode" presStyleLbl="node4" presStyleIdx="1" presStyleCnt="2">
        <dgm:presLayoutVars>
          <dgm:chPref val="3"/>
        </dgm:presLayoutVars>
      </dgm:prSet>
      <dgm:spPr/>
    </dgm:pt>
    <dgm:pt modelId="{52871D43-66CC-41F1-B251-892F696D3353}" type="pres">
      <dgm:prSet presAssocID="{B92C579F-2296-4BE4-A8EF-F96F3B7BF8F5}" presName="level3hierChild" presStyleCnt="0"/>
      <dgm:spPr/>
    </dgm:pt>
  </dgm:ptLst>
  <dgm:cxnLst>
    <dgm:cxn modelId="{A49EB4F5-C9AB-4D04-88D8-86CDF8B2C2F2}" type="presOf" srcId="{67CF30E3-255C-4EA5-BE3D-A2AD777E8082}" destId="{479B541B-6931-4BAA-83C3-654BDF5DE253}" srcOrd="1" destOrd="0" presId="urn:microsoft.com/office/officeart/2005/8/layout/hierarchy2"/>
    <dgm:cxn modelId="{0531926E-4BA2-4AB7-B3F6-E7B49A98613E}" type="presOf" srcId="{2706FA7B-435A-4C8D-8F4A-2102CCE74823}" destId="{62E574AF-9789-4492-BCD1-2955B70A93EA}" srcOrd="1" destOrd="0" presId="urn:microsoft.com/office/officeart/2005/8/layout/hierarchy2"/>
    <dgm:cxn modelId="{637FF33B-28D1-4C59-A3C9-C794A9EFEBD6}" type="presOf" srcId="{2706FA7B-435A-4C8D-8F4A-2102CCE74823}" destId="{BE8F3736-753D-4955-85E4-785020A2A178}" srcOrd="0" destOrd="0" presId="urn:microsoft.com/office/officeart/2005/8/layout/hierarchy2"/>
    <dgm:cxn modelId="{1FC48CD0-C971-4A6B-ABCB-247E92CBC388}" type="presOf" srcId="{B92C579F-2296-4BE4-A8EF-F96F3B7BF8F5}" destId="{A91BC5BB-A5AC-4D32-B9C1-600C5579BB84}" srcOrd="0" destOrd="0" presId="urn:microsoft.com/office/officeart/2005/8/layout/hierarchy2"/>
    <dgm:cxn modelId="{1DA91F34-20BF-4477-80F0-9D4D931AF42B}" type="presOf" srcId="{201B688D-F0A8-40F6-8FE9-21A37CE7490A}" destId="{6618538C-DF87-40F7-94CE-2CB76C43E8CC}" srcOrd="1" destOrd="0" presId="urn:microsoft.com/office/officeart/2005/8/layout/hierarchy2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A9722CD4-3F7D-4724-8301-417B49D331D3}" type="presOf" srcId="{BA564484-B51C-4FB3-BBE0-7B1879A27252}" destId="{831CF8A2-69B4-4C76-9026-D5698901607B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B0F84E0E-0F75-41F6-890D-B6F0C99D5D26}" type="presOf" srcId="{1FD579DE-FA63-4B80-BAAD-D3ABABAC68AA}" destId="{E7A8AF92-228C-440F-AB37-C4BF8F0EA11D}" srcOrd="0" destOrd="0" presId="urn:microsoft.com/office/officeart/2005/8/layout/hierarchy2"/>
    <dgm:cxn modelId="{F1F37460-7713-4C1E-929D-546EC255A08F}" srcId="{DD77ACF7-5F76-4A27-AEA7-A03F21D17676}" destId="{B92C579F-2296-4BE4-A8EF-F96F3B7BF8F5}" srcOrd="1" destOrd="0" parTransId="{201B688D-F0A8-40F6-8FE9-21A37CE7490A}" sibTransId="{0E5AF46E-66F6-42A7-B824-7EED3787E69A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730774E9-9836-48A8-829F-305AEBF68196}" srcId="{DD77ACF7-5F76-4A27-AEA7-A03F21D17676}" destId="{5EA3BDE3-A719-4072-A8F6-AD248FFDA7DA}" srcOrd="0" destOrd="0" parTransId="{2706FA7B-435A-4C8D-8F4A-2102CCE74823}" sibTransId="{DB0A95DD-25F2-42DE-BCEC-20BBCFF3774B}"/>
    <dgm:cxn modelId="{03E83C5B-1B70-497C-BC25-4D85697F6742}" type="presOf" srcId="{AEED0E6C-D2DE-450B-87E7-E4D4B6883752}" destId="{8B452595-21B9-4E19-9B91-AA3E5CBC60DE}" srcOrd="0" destOrd="0" presId="urn:microsoft.com/office/officeart/2005/8/layout/hierarchy2"/>
    <dgm:cxn modelId="{58B332E0-BE3F-47DB-8EA5-889FD55C63CA}" type="presOf" srcId="{5EA3BDE3-A719-4072-A8F6-AD248FFDA7DA}" destId="{3F0088C9-139C-46F6-B75F-6C8B1B4C83FD}" srcOrd="0" destOrd="0" presId="urn:microsoft.com/office/officeart/2005/8/layout/hierarchy2"/>
    <dgm:cxn modelId="{228CE878-63EA-4E6C-8DD4-DBD1A96844AB}" type="presOf" srcId="{FD55071F-D7F9-4A9E-97AD-517F63581F17}" destId="{48378D4C-2842-4E50-B336-971E0B2133D8}" srcOrd="0" destOrd="0" presId="urn:microsoft.com/office/officeart/2005/8/layout/hierarchy2"/>
    <dgm:cxn modelId="{5B96DF99-B1C0-4C98-BCD0-50662B96A21B}" type="presOf" srcId="{BA564484-B51C-4FB3-BBE0-7B1879A27252}" destId="{A2632B7C-A829-450F-8325-D393D722702C}" srcOrd="1" destOrd="0" presId="urn:microsoft.com/office/officeart/2005/8/layout/hierarchy2"/>
    <dgm:cxn modelId="{36B1D86A-4766-4A7F-AE1F-AD0101F85F99}" type="presOf" srcId="{DD77ACF7-5F76-4A27-AEA7-A03F21D17676}" destId="{022328F3-CF6F-447C-98D2-350D54EED021}" srcOrd="0" destOrd="0" presId="urn:microsoft.com/office/officeart/2005/8/layout/hierarchy2"/>
    <dgm:cxn modelId="{6BB81590-D33C-490C-90D3-B108DF9939D8}" type="presOf" srcId="{201B688D-F0A8-40F6-8FE9-21A37CE7490A}" destId="{7482FD3A-0537-4878-8D24-DBBA200B1B6F}" srcOrd="0" destOrd="0" presId="urn:microsoft.com/office/officeart/2005/8/layout/hierarchy2"/>
    <dgm:cxn modelId="{E1E9C6A9-ADD8-4254-951E-A59D179E3309}" type="presOf" srcId="{67CF30E3-255C-4EA5-BE3D-A2AD777E8082}" destId="{7F10B0A7-39A6-468A-AC25-77890A49978F}" srcOrd="0" destOrd="0" presId="urn:microsoft.com/office/officeart/2005/8/layout/hierarchy2"/>
    <dgm:cxn modelId="{8D650DD8-EE7A-4939-B8E7-59DEF6DF63B0}" type="presParOf" srcId="{E7A8AF92-228C-440F-AB37-C4BF8F0EA11D}" destId="{B095904E-615F-4221-B622-226787D85DFA}" srcOrd="0" destOrd="0" presId="urn:microsoft.com/office/officeart/2005/8/layout/hierarchy2"/>
    <dgm:cxn modelId="{F4096AA1-F4C7-458B-9384-6D6ACEE50B64}" type="presParOf" srcId="{B095904E-615F-4221-B622-226787D85DFA}" destId="{48378D4C-2842-4E50-B336-971E0B2133D8}" srcOrd="0" destOrd="0" presId="urn:microsoft.com/office/officeart/2005/8/layout/hierarchy2"/>
    <dgm:cxn modelId="{63B159CD-D4E7-44CC-B7FD-171457D149CA}" type="presParOf" srcId="{B095904E-615F-4221-B622-226787D85DFA}" destId="{AEE933BA-AF1A-408D-9E3C-55BBCD23C24A}" srcOrd="1" destOrd="0" presId="urn:microsoft.com/office/officeart/2005/8/layout/hierarchy2"/>
    <dgm:cxn modelId="{A0D27F89-5C0F-4062-88A4-8F3AA08E6504}" type="presParOf" srcId="{AEE933BA-AF1A-408D-9E3C-55BBCD23C24A}" destId="{831CF8A2-69B4-4C76-9026-D5698901607B}" srcOrd="0" destOrd="0" presId="urn:microsoft.com/office/officeart/2005/8/layout/hierarchy2"/>
    <dgm:cxn modelId="{B817DCB5-A07B-46DA-B9EB-D03BA8B3D5B3}" type="presParOf" srcId="{831CF8A2-69B4-4C76-9026-D5698901607B}" destId="{A2632B7C-A829-450F-8325-D393D722702C}" srcOrd="0" destOrd="0" presId="urn:microsoft.com/office/officeart/2005/8/layout/hierarchy2"/>
    <dgm:cxn modelId="{5E06FFB7-6651-4C2B-9D52-BBFA499D6E5B}" type="presParOf" srcId="{AEE933BA-AF1A-408D-9E3C-55BBCD23C24A}" destId="{82A0289F-6EC2-46E1-B537-805C15BCAEFD}" srcOrd="1" destOrd="0" presId="urn:microsoft.com/office/officeart/2005/8/layout/hierarchy2"/>
    <dgm:cxn modelId="{46D1B68E-018E-42AA-98B6-9A8D10618A9B}" type="presParOf" srcId="{82A0289F-6EC2-46E1-B537-805C15BCAEFD}" destId="{8B452595-21B9-4E19-9B91-AA3E5CBC60DE}" srcOrd="0" destOrd="0" presId="urn:microsoft.com/office/officeart/2005/8/layout/hierarchy2"/>
    <dgm:cxn modelId="{6129A0CD-36F7-4DF5-9A59-803CA5E8382F}" type="presParOf" srcId="{82A0289F-6EC2-46E1-B537-805C15BCAEFD}" destId="{BAB58806-A8BB-43D4-BC51-6A1206084DF8}" srcOrd="1" destOrd="0" presId="urn:microsoft.com/office/officeart/2005/8/layout/hierarchy2"/>
    <dgm:cxn modelId="{1BD9A9FF-03FF-468E-AAC2-C0856E8D5F54}" type="presParOf" srcId="{BAB58806-A8BB-43D4-BC51-6A1206084DF8}" destId="{7F10B0A7-39A6-468A-AC25-77890A49978F}" srcOrd="0" destOrd="0" presId="urn:microsoft.com/office/officeart/2005/8/layout/hierarchy2"/>
    <dgm:cxn modelId="{6B0DE4FD-6883-4FFC-90E8-4EC754FC1ABE}" type="presParOf" srcId="{7F10B0A7-39A6-468A-AC25-77890A49978F}" destId="{479B541B-6931-4BAA-83C3-654BDF5DE253}" srcOrd="0" destOrd="0" presId="urn:microsoft.com/office/officeart/2005/8/layout/hierarchy2"/>
    <dgm:cxn modelId="{146314A3-B414-42B6-ACB1-9F2D18A0D7A1}" type="presParOf" srcId="{BAB58806-A8BB-43D4-BC51-6A1206084DF8}" destId="{CCA70EF9-674C-4F89-8C0A-AFC1BBD16723}" srcOrd="1" destOrd="0" presId="urn:microsoft.com/office/officeart/2005/8/layout/hierarchy2"/>
    <dgm:cxn modelId="{20A21381-98EA-4AAC-BE65-3D2FFB2378D3}" type="presParOf" srcId="{CCA70EF9-674C-4F89-8C0A-AFC1BBD16723}" destId="{022328F3-CF6F-447C-98D2-350D54EED021}" srcOrd="0" destOrd="0" presId="urn:microsoft.com/office/officeart/2005/8/layout/hierarchy2"/>
    <dgm:cxn modelId="{B0E3CC43-E8DA-40E3-85B3-A5F60EB86ECC}" type="presParOf" srcId="{CCA70EF9-674C-4F89-8C0A-AFC1BBD16723}" destId="{140CFBA3-4C8C-43B6-A130-0F058268160D}" srcOrd="1" destOrd="0" presId="urn:microsoft.com/office/officeart/2005/8/layout/hierarchy2"/>
    <dgm:cxn modelId="{537C3C84-D159-4199-8F1C-A95E46D92AD8}" type="presParOf" srcId="{140CFBA3-4C8C-43B6-A130-0F058268160D}" destId="{BE8F3736-753D-4955-85E4-785020A2A178}" srcOrd="0" destOrd="0" presId="urn:microsoft.com/office/officeart/2005/8/layout/hierarchy2"/>
    <dgm:cxn modelId="{F0C92918-50B8-4777-9035-7C8466D269FE}" type="presParOf" srcId="{BE8F3736-753D-4955-85E4-785020A2A178}" destId="{62E574AF-9789-4492-BCD1-2955B70A93EA}" srcOrd="0" destOrd="0" presId="urn:microsoft.com/office/officeart/2005/8/layout/hierarchy2"/>
    <dgm:cxn modelId="{2B82168E-6CDC-4F3E-B35E-E535E8063843}" type="presParOf" srcId="{140CFBA3-4C8C-43B6-A130-0F058268160D}" destId="{6F1E56C2-FB0F-4A68-BED7-CDC231304286}" srcOrd="1" destOrd="0" presId="urn:microsoft.com/office/officeart/2005/8/layout/hierarchy2"/>
    <dgm:cxn modelId="{780A19B1-ED0D-49A0-B154-6CF884DDF898}" type="presParOf" srcId="{6F1E56C2-FB0F-4A68-BED7-CDC231304286}" destId="{3F0088C9-139C-46F6-B75F-6C8B1B4C83FD}" srcOrd="0" destOrd="0" presId="urn:microsoft.com/office/officeart/2005/8/layout/hierarchy2"/>
    <dgm:cxn modelId="{83F7E647-4DCA-453D-AB2D-A0C8D403F8DB}" type="presParOf" srcId="{6F1E56C2-FB0F-4A68-BED7-CDC231304286}" destId="{C5C325E2-4644-44D5-9A0D-B31533E724F7}" srcOrd="1" destOrd="0" presId="urn:microsoft.com/office/officeart/2005/8/layout/hierarchy2"/>
    <dgm:cxn modelId="{DB1573C1-93BF-4A16-A0D4-9F4D0609BC80}" type="presParOf" srcId="{140CFBA3-4C8C-43B6-A130-0F058268160D}" destId="{7482FD3A-0537-4878-8D24-DBBA200B1B6F}" srcOrd="2" destOrd="0" presId="urn:microsoft.com/office/officeart/2005/8/layout/hierarchy2"/>
    <dgm:cxn modelId="{5DFAFB36-8A02-420A-ACE3-2732B1664782}" type="presParOf" srcId="{7482FD3A-0537-4878-8D24-DBBA200B1B6F}" destId="{6618538C-DF87-40F7-94CE-2CB76C43E8CC}" srcOrd="0" destOrd="0" presId="urn:microsoft.com/office/officeart/2005/8/layout/hierarchy2"/>
    <dgm:cxn modelId="{B9A2C686-68C6-408C-8F66-125961562A2D}" type="presParOf" srcId="{140CFBA3-4C8C-43B6-A130-0F058268160D}" destId="{F1FB01B6-4294-431B-82F8-A442B2CFEFB2}" srcOrd="3" destOrd="0" presId="urn:microsoft.com/office/officeart/2005/8/layout/hierarchy2"/>
    <dgm:cxn modelId="{E8604705-7F32-4127-A27B-E0DCE2289980}" type="presParOf" srcId="{F1FB01B6-4294-431B-82F8-A442B2CFEFB2}" destId="{A91BC5BB-A5AC-4D32-B9C1-600C5579BB84}" srcOrd="0" destOrd="0" presId="urn:microsoft.com/office/officeart/2005/8/layout/hierarchy2"/>
    <dgm:cxn modelId="{376D8576-6966-4C31-85CB-F78E56A403D6}" type="presParOf" srcId="{F1FB01B6-4294-431B-82F8-A442B2CFEFB2}" destId="{52871D43-66CC-41F1-B251-892F696D3353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800" b="0"/>
            <a:t>Preencher o formulário de GMUD da GOL em Excel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8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8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800" b="0"/>
            <a:t>Acessar o link do </a:t>
          </a:r>
          <a:r>
            <a:rPr lang="pt-BR" sz="800"/>
            <a:t>Cherwell Client</a:t>
          </a:r>
          <a:endParaRPr lang="pt-BR" sz="8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8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8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800" b="0"/>
            <a:t>Preencher a GMUD no link do </a:t>
          </a:r>
          <a:r>
            <a:rPr lang="pt-BR" sz="800"/>
            <a:t>Cherwell Client</a:t>
          </a:r>
          <a:endParaRPr lang="pt-BR" sz="800" b="0"/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8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800" b="0"/>
        </a:p>
      </dgm:t>
    </dgm:pt>
    <dgm:pt modelId="{B01703CB-9669-47F7-AFE7-6CF8CFE3D7A9}">
      <dgm:prSet phldrT="[Texto]" custT="1"/>
      <dgm:spPr/>
      <dgm:t>
        <a:bodyPr/>
        <a:lstStyle/>
        <a:p>
          <a:r>
            <a:rPr lang="pt-BR" sz="800" b="0"/>
            <a:t>Enviar por e-mail o formulário em Excel e o nº da GMUD</a:t>
          </a:r>
        </a:p>
      </dgm:t>
    </dgm:pt>
    <dgm:pt modelId="{CDF5F847-C6C9-47DF-937A-FE9288D89285}" type="parTrans" cxnId="{759E7F7C-182C-41B8-A1A9-000EC3DA66CB}">
      <dgm:prSet custT="1"/>
      <dgm:spPr/>
      <dgm:t>
        <a:bodyPr/>
        <a:lstStyle/>
        <a:p>
          <a:endParaRPr lang="pt-BR" sz="800"/>
        </a:p>
      </dgm:t>
    </dgm:pt>
    <dgm:pt modelId="{04329116-2824-4EA8-AA98-A199BF35D7BF}" type="sibTrans" cxnId="{759E7F7C-182C-41B8-A1A9-000EC3DA66CB}">
      <dgm:prSet/>
      <dgm:spPr/>
      <dgm:t>
        <a:bodyPr/>
        <a:lstStyle/>
        <a:p>
          <a:endParaRPr lang="pt-BR" sz="800"/>
        </a:p>
      </dgm:t>
    </dgm:pt>
    <dgm:pt modelId="{B82393F3-5378-4259-8718-4295B6D31E2A}">
      <dgm:prSet phldrT="[Texto]" custT="1"/>
      <dgm:spPr/>
      <dgm:t>
        <a:bodyPr/>
        <a:lstStyle/>
        <a:p>
          <a:r>
            <a:rPr lang="pt-BR" sz="800" b="0"/>
            <a:t>Solicitar validação técnica  da GOL</a:t>
          </a:r>
        </a:p>
      </dgm:t>
    </dgm:pt>
    <dgm:pt modelId="{8946CBC7-6A24-4C21-BD65-23B08427E382}" type="parTrans" cxnId="{25E99C6E-8EC2-4850-89AE-B8D35C194A65}">
      <dgm:prSet custT="1"/>
      <dgm:spPr/>
      <dgm:t>
        <a:bodyPr/>
        <a:lstStyle/>
        <a:p>
          <a:endParaRPr lang="pt-BR" sz="800"/>
        </a:p>
      </dgm:t>
    </dgm:pt>
    <dgm:pt modelId="{48FEE76D-9FB8-4547-8A73-B28F5B3CBA43}" type="sibTrans" cxnId="{25E99C6E-8EC2-4850-89AE-B8D35C194A65}">
      <dgm:prSet/>
      <dgm:spPr/>
      <dgm:t>
        <a:bodyPr/>
        <a:lstStyle/>
        <a:p>
          <a:endParaRPr lang="pt-BR" sz="800"/>
        </a:p>
      </dgm:t>
    </dgm:pt>
    <dgm:pt modelId="{61608E29-4279-4025-875A-E2B3360C7FC7}">
      <dgm:prSet phldrT="[Texto]" custT="1"/>
      <dgm:spPr/>
      <dgm:t>
        <a:bodyPr/>
        <a:lstStyle/>
        <a:p>
          <a:r>
            <a:rPr lang="pt-BR" sz="800" b="0"/>
            <a:t>Enviar </a:t>
          </a:r>
        </a:p>
        <a:p>
          <a:r>
            <a:rPr lang="pt-BR" sz="800" b="0"/>
            <a:t>e-mail de confirmação com agenda e questionário</a:t>
          </a:r>
        </a:p>
        <a:p>
          <a:r>
            <a:rPr lang="pt-BR" sz="800" b="0"/>
            <a:t>preenchido</a:t>
          </a:r>
        </a:p>
      </dgm:t>
    </dgm:pt>
    <dgm:pt modelId="{962889AF-B915-4698-B8C2-741C2B2DDBCF}" type="parTrans" cxnId="{95C3AF42-0A84-4673-85BB-C9D141F55374}">
      <dgm:prSet custT="1"/>
      <dgm:spPr/>
      <dgm:t>
        <a:bodyPr/>
        <a:lstStyle/>
        <a:p>
          <a:endParaRPr lang="pt-BR" sz="800"/>
        </a:p>
      </dgm:t>
    </dgm:pt>
    <dgm:pt modelId="{59F31549-FE59-48B0-AA8A-E14E737B43E2}" type="sibTrans" cxnId="{95C3AF42-0A84-4673-85BB-C9D141F55374}">
      <dgm:prSet/>
      <dgm:spPr/>
      <dgm:t>
        <a:bodyPr/>
        <a:lstStyle/>
        <a:p>
          <a:endParaRPr lang="pt-BR" sz="800"/>
        </a:p>
      </dgm:t>
    </dgm:pt>
    <dgm:pt modelId="{1CEA52DB-8917-437C-972B-F0BD91944801}">
      <dgm:prSet phldrT="[Texto]" custT="1"/>
      <dgm:spPr/>
      <dgm:t>
        <a:bodyPr/>
        <a:lstStyle/>
        <a:p>
          <a:r>
            <a:rPr lang="pt-BR" sz="800" b="0"/>
            <a:t>Solicitar a CALL com a equipe da GOL</a:t>
          </a:r>
        </a:p>
      </dgm:t>
    </dgm:pt>
    <dgm:pt modelId="{80E32199-4975-4476-B090-57C161719EC4}" type="parTrans" cxnId="{2270C7C1-50FF-4022-B658-54571A084AD7}">
      <dgm:prSet custT="1"/>
      <dgm:spPr/>
      <dgm:t>
        <a:bodyPr/>
        <a:lstStyle/>
        <a:p>
          <a:endParaRPr lang="pt-BR" sz="800"/>
        </a:p>
      </dgm:t>
    </dgm:pt>
    <dgm:pt modelId="{7D4B8FB6-F262-4466-857F-5F5C2F2A996E}" type="sibTrans" cxnId="{2270C7C1-50FF-4022-B658-54571A084AD7}">
      <dgm:prSet/>
      <dgm:spPr/>
      <dgm:t>
        <a:bodyPr/>
        <a:lstStyle/>
        <a:p>
          <a:endParaRPr lang="pt-BR" sz="800"/>
        </a:p>
      </dgm:t>
    </dgm:pt>
    <dgm:pt modelId="{760ADC45-43E8-49B1-942C-33435A16EABD}">
      <dgm:prSet phldrT="[Texto]" custT="1"/>
      <dgm:spPr/>
      <dgm:t>
        <a:bodyPr/>
        <a:lstStyle/>
        <a:p>
          <a:r>
            <a:rPr lang="pt-BR" sz="800" b="0"/>
            <a:t>Anexar na GMUD o </a:t>
          </a:r>
        </a:p>
        <a:p>
          <a:r>
            <a:rPr lang="pt-BR" sz="800" b="0"/>
            <a:t>e-mail de confirmação</a:t>
          </a:r>
        </a:p>
      </dgm:t>
    </dgm:pt>
    <dgm:pt modelId="{292692C8-D28C-4295-9781-11F69CB59D0F}" type="parTrans" cxnId="{135175DC-72E9-4607-AD78-E57060B4D662}">
      <dgm:prSet custT="1"/>
      <dgm:spPr/>
      <dgm:t>
        <a:bodyPr/>
        <a:lstStyle/>
        <a:p>
          <a:endParaRPr lang="pt-BR" sz="800"/>
        </a:p>
      </dgm:t>
    </dgm:pt>
    <dgm:pt modelId="{72F7E94F-2436-4DB3-B71E-68447F17A799}" type="sibTrans" cxnId="{135175DC-72E9-4607-AD78-E57060B4D662}">
      <dgm:prSet/>
      <dgm:spPr/>
      <dgm:t>
        <a:bodyPr/>
        <a:lstStyle/>
        <a:p>
          <a:endParaRPr lang="pt-BR" sz="8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 custScaleY="703331" custLinFactNeighborX="-908" custLinFactNeighborY="-5185">
        <dgm:presLayoutVars>
          <dgm:chPref val="3"/>
        </dgm:presLayoutVars>
      </dgm:prSet>
      <dgm:spPr/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</dgm:pt>
    <dgm:pt modelId="{A2632B7C-A829-450F-8325-D393D722702C}" type="pres">
      <dgm:prSet presAssocID="{BA564484-B51C-4FB3-BBE0-7B1879A27252}" presName="connTx" presStyleLbl="parChTrans1D2" presStyleIdx="0" presStyleCnt="1"/>
      <dgm:spPr/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 custScaleY="703331">
        <dgm:presLayoutVars>
          <dgm:chPref val="3"/>
        </dgm:presLayoutVars>
      </dgm:prSet>
      <dgm:spPr/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</dgm:pt>
    <dgm:pt modelId="{479B541B-6931-4BAA-83C3-654BDF5DE253}" type="pres">
      <dgm:prSet presAssocID="{67CF30E3-255C-4EA5-BE3D-A2AD777E8082}" presName="connTx" presStyleLbl="parChTrans1D3" presStyleIdx="0" presStyleCnt="1"/>
      <dgm:spPr/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 custScaleY="703331" custLinFactNeighborX="-908" custLinFactNeighborY="-5185">
        <dgm:presLayoutVars>
          <dgm:chPref val="3"/>
        </dgm:presLayoutVars>
      </dgm:prSet>
      <dgm:spPr/>
    </dgm:pt>
    <dgm:pt modelId="{140CFBA3-4C8C-43B6-A130-0F058268160D}" type="pres">
      <dgm:prSet presAssocID="{DD77ACF7-5F76-4A27-AEA7-A03F21D17676}" presName="level3hierChild" presStyleCnt="0"/>
      <dgm:spPr/>
    </dgm:pt>
    <dgm:pt modelId="{3F8F0B7C-ED5F-491A-96EA-612C7590419A}" type="pres">
      <dgm:prSet presAssocID="{CDF5F847-C6C9-47DF-937A-FE9288D89285}" presName="conn2-1" presStyleLbl="parChTrans1D4" presStyleIdx="0" presStyleCnt="5"/>
      <dgm:spPr/>
    </dgm:pt>
    <dgm:pt modelId="{A8B49CA8-B22B-4BC0-B355-5654B445B7F2}" type="pres">
      <dgm:prSet presAssocID="{CDF5F847-C6C9-47DF-937A-FE9288D89285}" presName="connTx" presStyleLbl="parChTrans1D4" presStyleIdx="0" presStyleCnt="5"/>
      <dgm:spPr/>
    </dgm:pt>
    <dgm:pt modelId="{48F5483A-BE6C-4509-960C-E1D9144A8AF2}" type="pres">
      <dgm:prSet presAssocID="{B01703CB-9669-47F7-AFE7-6CF8CFE3D7A9}" presName="root2" presStyleCnt="0"/>
      <dgm:spPr/>
    </dgm:pt>
    <dgm:pt modelId="{1FAE5E2B-8A39-4F42-BAE9-1A77ADE0F183}" type="pres">
      <dgm:prSet presAssocID="{B01703CB-9669-47F7-AFE7-6CF8CFE3D7A9}" presName="LevelTwoTextNode" presStyleLbl="node4" presStyleIdx="0" presStyleCnt="5" custScaleY="703331">
        <dgm:presLayoutVars>
          <dgm:chPref val="3"/>
        </dgm:presLayoutVars>
      </dgm:prSet>
      <dgm:spPr/>
    </dgm:pt>
    <dgm:pt modelId="{81FFD82F-DC63-4C32-8060-0ABFA2DB0C2E}" type="pres">
      <dgm:prSet presAssocID="{B01703CB-9669-47F7-AFE7-6CF8CFE3D7A9}" presName="level3hierChild" presStyleCnt="0"/>
      <dgm:spPr/>
    </dgm:pt>
    <dgm:pt modelId="{94BEA19B-31B6-4075-BA6B-CC643B0526FF}" type="pres">
      <dgm:prSet presAssocID="{8946CBC7-6A24-4C21-BD65-23B08427E382}" presName="conn2-1" presStyleLbl="parChTrans1D4" presStyleIdx="1" presStyleCnt="5"/>
      <dgm:spPr/>
    </dgm:pt>
    <dgm:pt modelId="{E15963EE-4810-4F60-BF11-FB964F155629}" type="pres">
      <dgm:prSet presAssocID="{8946CBC7-6A24-4C21-BD65-23B08427E382}" presName="connTx" presStyleLbl="parChTrans1D4" presStyleIdx="1" presStyleCnt="5"/>
      <dgm:spPr/>
    </dgm:pt>
    <dgm:pt modelId="{65555834-3F1F-45CC-B5E4-FDC952CF4FB3}" type="pres">
      <dgm:prSet presAssocID="{B82393F3-5378-4259-8718-4295B6D31E2A}" presName="root2" presStyleCnt="0"/>
      <dgm:spPr/>
    </dgm:pt>
    <dgm:pt modelId="{5D777184-284E-41A5-9DA0-E5AFB883145C}" type="pres">
      <dgm:prSet presAssocID="{B82393F3-5378-4259-8718-4295B6D31E2A}" presName="LevelTwoTextNode" presStyleLbl="node4" presStyleIdx="1" presStyleCnt="5" custScaleY="703331">
        <dgm:presLayoutVars>
          <dgm:chPref val="3"/>
        </dgm:presLayoutVars>
      </dgm:prSet>
      <dgm:spPr/>
    </dgm:pt>
    <dgm:pt modelId="{A61D1F18-090F-4B11-8D20-ABDE11938E42}" type="pres">
      <dgm:prSet presAssocID="{B82393F3-5378-4259-8718-4295B6D31E2A}" presName="level3hierChild" presStyleCnt="0"/>
      <dgm:spPr/>
    </dgm:pt>
    <dgm:pt modelId="{4EF59DD4-8556-4E54-9E1E-9A30B41376D2}" type="pres">
      <dgm:prSet presAssocID="{80E32199-4975-4476-B090-57C161719EC4}" presName="conn2-1" presStyleLbl="parChTrans1D4" presStyleIdx="2" presStyleCnt="5"/>
      <dgm:spPr/>
    </dgm:pt>
    <dgm:pt modelId="{D440E4BF-960A-4488-9CCA-D887A432C124}" type="pres">
      <dgm:prSet presAssocID="{80E32199-4975-4476-B090-57C161719EC4}" presName="connTx" presStyleLbl="parChTrans1D4" presStyleIdx="2" presStyleCnt="5"/>
      <dgm:spPr/>
    </dgm:pt>
    <dgm:pt modelId="{D335FF32-7D48-4797-8234-B85885F8BBA6}" type="pres">
      <dgm:prSet presAssocID="{1CEA52DB-8917-437C-972B-F0BD91944801}" presName="root2" presStyleCnt="0"/>
      <dgm:spPr/>
    </dgm:pt>
    <dgm:pt modelId="{B1D6D214-2717-4283-A0BE-CF431EB1E151}" type="pres">
      <dgm:prSet presAssocID="{1CEA52DB-8917-437C-972B-F0BD91944801}" presName="LevelTwoTextNode" presStyleLbl="node4" presStyleIdx="2" presStyleCnt="5" custScaleY="698593">
        <dgm:presLayoutVars>
          <dgm:chPref val="3"/>
        </dgm:presLayoutVars>
      </dgm:prSet>
      <dgm:spPr/>
    </dgm:pt>
    <dgm:pt modelId="{EF43FDDB-42A6-44DC-A59F-5CE4DB813B13}" type="pres">
      <dgm:prSet presAssocID="{1CEA52DB-8917-437C-972B-F0BD91944801}" presName="level3hierChild" presStyleCnt="0"/>
      <dgm:spPr/>
    </dgm:pt>
    <dgm:pt modelId="{9A4F2023-C596-4517-AF46-F7FD3343C8B7}" type="pres">
      <dgm:prSet presAssocID="{962889AF-B915-4698-B8C2-741C2B2DDBCF}" presName="conn2-1" presStyleLbl="parChTrans1D4" presStyleIdx="3" presStyleCnt="5"/>
      <dgm:spPr/>
    </dgm:pt>
    <dgm:pt modelId="{7D32AF81-1F23-4D01-8DB1-865F9720596C}" type="pres">
      <dgm:prSet presAssocID="{962889AF-B915-4698-B8C2-741C2B2DDBCF}" presName="connTx" presStyleLbl="parChTrans1D4" presStyleIdx="3" presStyleCnt="5"/>
      <dgm:spPr/>
    </dgm:pt>
    <dgm:pt modelId="{4D1F1D93-7DC8-402E-B2AB-D34EB7C9353A}" type="pres">
      <dgm:prSet presAssocID="{61608E29-4279-4025-875A-E2B3360C7FC7}" presName="root2" presStyleCnt="0"/>
      <dgm:spPr/>
    </dgm:pt>
    <dgm:pt modelId="{16F6F191-66E8-4C3A-8283-132EE2C6FBC0}" type="pres">
      <dgm:prSet presAssocID="{61608E29-4279-4025-875A-E2B3360C7FC7}" presName="LevelTwoTextNode" presStyleLbl="node4" presStyleIdx="3" presStyleCnt="5" custScaleY="703331">
        <dgm:presLayoutVars>
          <dgm:chPref val="3"/>
        </dgm:presLayoutVars>
      </dgm:prSet>
      <dgm:spPr/>
    </dgm:pt>
    <dgm:pt modelId="{DBE5D112-BF39-48E1-8B76-EC2435ADB5F1}" type="pres">
      <dgm:prSet presAssocID="{61608E29-4279-4025-875A-E2B3360C7FC7}" presName="level3hierChild" presStyleCnt="0"/>
      <dgm:spPr/>
    </dgm:pt>
    <dgm:pt modelId="{6D13DEE2-5B6B-4EA8-94B1-D8D2A69D5153}" type="pres">
      <dgm:prSet presAssocID="{292692C8-D28C-4295-9781-11F69CB59D0F}" presName="conn2-1" presStyleLbl="parChTrans1D4" presStyleIdx="4" presStyleCnt="5"/>
      <dgm:spPr/>
    </dgm:pt>
    <dgm:pt modelId="{3A9F6AFA-0C44-400D-8CA5-2064DAFA9BD0}" type="pres">
      <dgm:prSet presAssocID="{292692C8-D28C-4295-9781-11F69CB59D0F}" presName="connTx" presStyleLbl="parChTrans1D4" presStyleIdx="4" presStyleCnt="5"/>
      <dgm:spPr/>
    </dgm:pt>
    <dgm:pt modelId="{664930DD-71AB-41C6-8CF8-B93C60644244}" type="pres">
      <dgm:prSet presAssocID="{760ADC45-43E8-49B1-942C-33435A16EABD}" presName="root2" presStyleCnt="0"/>
      <dgm:spPr/>
    </dgm:pt>
    <dgm:pt modelId="{62B8480A-0046-471D-A5DE-0D2014909BAB}" type="pres">
      <dgm:prSet presAssocID="{760ADC45-43E8-49B1-942C-33435A16EABD}" presName="LevelTwoTextNode" presStyleLbl="node4" presStyleIdx="4" presStyleCnt="5" custScaleY="697300">
        <dgm:presLayoutVars>
          <dgm:chPref val="3"/>
        </dgm:presLayoutVars>
      </dgm:prSet>
      <dgm:spPr/>
    </dgm:pt>
    <dgm:pt modelId="{C0EC8C5F-4BC2-43F5-B3B6-D20C7887F11F}" type="pres">
      <dgm:prSet presAssocID="{760ADC45-43E8-49B1-942C-33435A16EABD}" presName="level3hierChild" presStyleCnt="0"/>
      <dgm:spPr/>
    </dgm:pt>
  </dgm:ptLst>
  <dgm:cxnLst>
    <dgm:cxn modelId="{89687AC8-6BF5-4EF0-86A6-2FC71AFA0AD4}" type="presOf" srcId="{CDF5F847-C6C9-47DF-937A-FE9288D89285}" destId="{A8B49CA8-B22B-4BC0-B355-5654B445B7F2}" srcOrd="1" destOrd="0" presId="urn:microsoft.com/office/officeart/2005/8/layout/hierarchy2"/>
    <dgm:cxn modelId="{591BD363-41B8-4839-AF4F-4B4E6AE9CCC3}" type="presOf" srcId="{DD77ACF7-5F76-4A27-AEA7-A03F21D17676}" destId="{022328F3-CF6F-447C-98D2-350D54EED021}" srcOrd="0" destOrd="0" presId="urn:microsoft.com/office/officeart/2005/8/layout/hierarchy2"/>
    <dgm:cxn modelId="{1F0C4874-EE8F-45CC-B24A-1FA0A97C0F0B}" type="presOf" srcId="{1FD579DE-FA63-4B80-BAAD-D3ABABAC68AA}" destId="{E7A8AF92-228C-440F-AB37-C4BF8F0EA11D}" srcOrd="0" destOrd="0" presId="urn:microsoft.com/office/officeart/2005/8/layout/hierarchy2"/>
    <dgm:cxn modelId="{7872F5CB-B503-4C84-99EB-7B8E573DF2B0}" type="presOf" srcId="{67CF30E3-255C-4EA5-BE3D-A2AD777E8082}" destId="{7F10B0A7-39A6-468A-AC25-77890A49978F}" srcOrd="0" destOrd="0" presId="urn:microsoft.com/office/officeart/2005/8/layout/hierarchy2"/>
    <dgm:cxn modelId="{25E99C6E-8EC2-4850-89AE-B8D35C194A65}" srcId="{B01703CB-9669-47F7-AFE7-6CF8CFE3D7A9}" destId="{B82393F3-5378-4259-8718-4295B6D31E2A}" srcOrd="0" destOrd="0" parTransId="{8946CBC7-6A24-4C21-BD65-23B08427E382}" sibTransId="{48FEE76D-9FB8-4547-8A73-B28F5B3CBA43}"/>
    <dgm:cxn modelId="{EF8F2ED2-79B2-48D5-99BC-9BDACE89E328}" type="presOf" srcId="{61608E29-4279-4025-875A-E2B3360C7FC7}" destId="{16F6F191-66E8-4C3A-8283-132EE2C6FBC0}" srcOrd="0" destOrd="0" presId="urn:microsoft.com/office/officeart/2005/8/layout/hierarchy2"/>
    <dgm:cxn modelId="{382EC788-FA07-48E0-9F3D-4B3BC3359F7E}" type="presOf" srcId="{962889AF-B915-4698-B8C2-741C2B2DDBCF}" destId="{7D32AF81-1F23-4D01-8DB1-865F9720596C}" srcOrd="1" destOrd="0" presId="urn:microsoft.com/office/officeart/2005/8/layout/hierarchy2"/>
    <dgm:cxn modelId="{621A78A6-6C00-4314-9DF0-4B5F5C7D19F3}" type="presOf" srcId="{962889AF-B915-4698-B8C2-741C2B2DDBCF}" destId="{9A4F2023-C596-4517-AF46-F7FD3343C8B7}" srcOrd="0" destOrd="0" presId="urn:microsoft.com/office/officeart/2005/8/layout/hierarchy2"/>
    <dgm:cxn modelId="{8F226890-BF92-44DC-B5D6-5109EFE3AA1E}" type="presOf" srcId="{80E32199-4975-4476-B090-57C161719EC4}" destId="{4EF59DD4-8556-4E54-9E1E-9A30B41376D2}" srcOrd="0" destOrd="0" presId="urn:microsoft.com/office/officeart/2005/8/layout/hierarchy2"/>
    <dgm:cxn modelId="{A7C56AEE-7836-4F3B-AE33-A294A48D5438}" type="presOf" srcId="{BA564484-B51C-4FB3-BBE0-7B1879A27252}" destId="{A2632B7C-A829-450F-8325-D393D722702C}" srcOrd="1" destOrd="0" presId="urn:microsoft.com/office/officeart/2005/8/layout/hierarchy2"/>
    <dgm:cxn modelId="{CBB19CB4-93D2-42C1-9A25-70A0F4AED44B}" type="presOf" srcId="{FD55071F-D7F9-4A9E-97AD-517F63581F17}" destId="{48378D4C-2842-4E50-B336-971E0B2133D8}" srcOrd="0" destOrd="0" presId="urn:microsoft.com/office/officeart/2005/8/layout/hierarchy2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E8EE921C-A50C-4AF5-91A5-8867223E4B97}" type="presOf" srcId="{760ADC45-43E8-49B1-942C-33435A16EABD}" destId="{62B8480A-0046-471D-A5DE-0D2014909BAB}" srcOrd="0" destOrd="0" presId="urn:microsoft.com/office/officeart/2005/8/layout/hierarchy2"/>
    <dgm:cxn modelId="{5D4ED554-00E2-46B9-9744-B6EA648482D2}" type="presOf" srcId="{B01703CB-9669-47F7-AFE7-6CF8CFE3D7A9}" destId="{1FAE5E2B-8A39-4F42-BAE9-1A77ADE0F183}" srcOrd="0" destOrd="0" presId="urn:microsoft.com/office/officeart/2005/8/layout/hierarchy2"/>
    <dgm:cxn modelId="{874A358C-6635-4FAE-81C2-3D0C6CE0501A}" type="presOf" srcId="{8946CBC7-6A24-4C21-BD65-23B08427E382}" destId="{E15963EE-4810-4F60-BF11-FB964F155629}" srcOrd="1" destOrd="0" presId="urn:microsoft.com/office/officeart/2005/8/layout/hierarchy2"/>
    <dgm:cxn modelId="{FD322F9F-9203-48E8-9ED8-7C7803859778}" type="presOf" srcId="{BA564484-B51C-4FB3-BBE0-7B1879A27252}" destId="{831CF8A2-69B4-4C76-9026-D5698901607B}" srcOrd="0" destOrd="0" presId="urn:microsoft.com/office/officeart/2005/8/layout/hierarchy2"/>
    <dgm:cxn modelId="{612933C0-800E-43BF-9BE8-55464D399211}" type="presOf" srcId="{292692C8-D28C-4295-9781-11F69CB59D0F}" destId="{3A9F6AFA-0C44-400D-8CA5-2064DAFA9BD0}" srcOrd="1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6673749A-BC77-4EEE-9639-57C66E54A8FC}" type="presOf" srcId="{B82393F3-5378-4259-8718-4295B6D31E2A}" destId="{5D777184-284E-41A5-9DA0-E5AFB883145C}" srcOrd="0" destOrd="0" presId="urn:microsoft.com/office/officeart/2005/8/layout/hierarchy2"/>
    <dgm:cxn modelId="{FEFF6C8D-337A-4A81-B169-17E0CA9D4818}" type="presOf" srcId="{CDF5F847-C6C9-47DF-937A-FE9288D89285}" destId="{3F8F0B7C-ED5F-491A-96EA-612C7590419A}" srcOrd="0" destOrd="0" presId="urn:microsoft.com/office/officeart/2005/8/layout/hierarchy2"/>
    <dgm:cxn modelId="{876E27DE-6A65-43A9-B027-E17987CF2A72}" type="presOf" srcId="{1CEA52DB-8917-437C-972B-F0BD91944801}" destId="{B1D6D214-2717-4283-A0BE-CF431EB1E151}" srcOrd="0" destOrd="0" presId="urn:microsoft.com/office/officeart/2005/8/layout/hierarchy2"/>
    <dgm:cxn modelId="{1CF1A3D2-BBD2-40CD-AD5E-65C18C0BCC75}" type="presOf" srcId="{AEED0E6C-D2DE-450B-87E7-E4D4B6883752}" destId="{8B452595-21B9-4E19-9B91-AA3E5CBC60DE}" srcOrd="0" destOrd="0" presId="urn:microsoft.com/office/officeart/2005/8/layout/hierarchy2"/>
    <dgm:cxn modelId="{2270C7C1-50FF-4022-B658-54571A084AD7}" srcId="{B82393F3-5378-4259-8718-4295B6D31E2A}" destId="{1CEA52DB-8917-437C-972B-F0BD91944801}" srcOrd="0" destOrd="0" parTransId="{80E32199-4975-4476-B090-57C161719EC4}" sibTransId="{7D4B8FB6-F262-4466-857F-5F5C2F2A996E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F464425D-13EB-4512-85E9-58D111628F8F}" type="presOf" srcId="{80E32199-4975-4476-B090-57C161719EC4}" destId="{D440E4BF-960A-4488-9CCA-D887A432C124}" srcOrd="1" destOrd="0" presId="urn:microsoft.com/office/officeart/2005/8/layout/hierarchy2"/>
    <dgm:cxn modelId="{95C3AF42-0A84-4673-85BB-C9D141F55374}" srcId="{1CEA52DB-8917-437C-972B-F0BD91944801}" destId="{61608E29-4279-4025-875A-E2B3360C7FC7}" srcOrd="0" destOrd="0" parTransId="{962889AF-B915-4698-B8C2-741C2B2DDBCF}" sibTransId="{59F31549-FE59-48B0-AA8A-E14E737B43E2}"/>
    <dgm:cxn modelId="{135175DC-72E9-4607-AD78-E57060B4D662}" srcId="{61608E29-4279-4025-875A-E2B3360C7FC7}" destId="{760ADC45-43E8-49B1-942C-33435A16EABD}" srcOrd="0" destOrd="0" parTransId="{292692C8-D28C-4295-9781-11F69CB59D0F}" sibTransId="{72F7E94F-2436-4DB3-B71E-68447F17A799}"/>
    <dgm:cxn modelId="{759E7F7C-182C-41B8-A1A9-000EC3DA66CB}" srcId="{DD77ACF7-5F76-4A27-AEA7-A03F21D17676}" destId="{B01703CB-9669-47F7-AFE7-6CF8CFE3D7A9}" srcOrd="0" destOrd="0" parTransId="{CDF5F847-C6C9-47DF-937A-FE9288D89285}" sibTransId="{04329116-2824-4EA8-AA98-A199BF35D7BF}"/>
    <dgm:cxn modelId="{3FF73A87-D76E-4072-9B56-C7DEBDDCA07E}" type="presOf" srcId="{292692C8-D28C-4295-9781-11F69CB59D0F}" destId="{6D13DEE2-5B6B-4EA8-94B1-D8D2A69D5153}" srcOrd="0" destOrd="0" presId="urn:microsoft.com/office/officeart/2005/8/layout/hierarchy2"/>
    <dgm:cxn modelId="{BD37E908-F25D-4FB6-8F9E-10888D56AF17}" type="presOf" srcId="{8946CBC7-6A24-4C21-BD65-23B08427E382}" destId="{94BEA19B-31B6-4075-BA6B-CC643B0526FF}" srcOrd="0" destOrd="0" presId="urn:microsoft.com/office/officeart/2005/8/layout/hierarchy2"/>
    <dgm:cxn modelId="{65811792-C344-438C-A621-773857C0CFD7}" type="presOf" srcId="{67CF30E3-255C-4EA5-BE3D-A2AD777E8082}" destId="{479B541B-6931-4BAA-83C3-654BDF5DE253}" srcOrd="1" destOrd="0" presId="urn:microsoft.com/office/officeart/2005/8/layout/hierarchy2"/>
    <dgm:cxn modelId="{96750C73-9931-44FF-945C-C0B487BCD67D}" type="presParOf" srcId="{E7A8AF92-228C-440F-AB37-C4BF8F0EA11D}" destId="{B095904E-615F-4221-B622-226787D85DFA}" srcOrd="0" destOrd="0" presId="urn:microsoft.com/office/officeart/2005/8/layout/hierarchy2"/>
    <dgm:cxn modelId="{3B67DB14-7A9E-4562-B3D4-87F4625EDE47}" type="presParOf" srcId="{B095904E-615F-4221-B622-226787D85DFA}" destId="{48378D4C-2842-4E50-B336-971E0B2133D8}" srcOrd="0" destOrd="0" presId="urn:microsoft.com/office/officeart/2005/8/layout/hierarchy2"/>
    <dgm:cxn modelId="{FF16A800-6476-4FDB-9EDB-7912AF7CA71C}" type="presParOf" srcId="{B095904E-615F-4221-B622-226787D85DFA}" destId="{AEE933BA-AF1A-408D-9E3C-55BBCD23C24A}" srcOrd="1" destOrd="0" presId="urn:microsoft.com/office/officeart/2005/8/layout/hierarchy2"/>
    <dgm:cxn modelId="{80930CC8-9375-447D-853B-2A6B15AF5404}" type="presParOf" srcId="{AEE933BA-AF1A-408D-9E3C-55BBCD23C24A}" destId="{831CF8A2-69B4-4C76-9026-D5698901607B}" srcOrd="0" destOrd="0" presId="urn:microsoft.com/office/officeart/2005/8/layout/hierarchy2"/>
    <dgm:cxn modelId="{27505D27-EA46-4C95-948D-6DF045788A0B}" type="presParOf" srcId="{831CF8A2-69B4-4C76-9026-D5698901607B}" destId="{A2632B7C-A829-450F-8325-D393D722702C}" srcOrd="0" destOrd="0" presId="urn:microsoft.com/office/officeart/2005/8/layout/hierarchy2"/>
    <dgm:cxn modelId="{B45E3782-E5B7-444C-8E0E-4916592B239C}" type="presParOf" srcId="{AEE933BA-AF1A-408D-9E3C-55BBCD23C24A}" destId="{82A0289F-6EC2-46E1-B537-805C15BCAEFD}" srcOrd="1" destOrd="0" presId="urn:microsoft.com/office/officeart/2005/8/layout/hierarchy2"/>
    <dgm:cxn modelId="{75B96482-7A7C-44C8-B88D-CFCCF1556944}" type="presParOf" srcId="{82A0289F-6EC2-46E1-B537-805C15BCAEFD}" destId="{8B452595-21B9-4E19-9B91-AA3E5CBC60DE}" srcOrd="0" destOrd="0" presId="urn:microsoft.com/office/officeart/2005/8/layout/hierarchy2"/>
    <dgm:cxn modelId="{7A198A27-A225-4CD4-91B8-B0D684E926D1}" type="presParOf" srcId="{82A0289F-6EC2-46E1-B537-805C15BCAEFD}" destId="{BAB58806-A8BB-43D4-BC51-6A1206084DF8}" srcOrd="1" destOrd="0" presId="urn:microsoft.com/office/officeart/2005/8/layout/hierarchy2"/>
    <dgm:cxn modelId="{8B5777B9-7830-453F-937C-8FBB5D51CF64}" type="presParOf" srcId="{BAB58806-A8BB-43D4-BC51-6A1206084DF8}" destId="{7F10B0A7-39A6-468A-AC25-77890A49978F}" srcOrd="0" destOrd="0" presId="urn:microsoft.com/office/officeart/2005/8/layout/hierarchy2"/>
    <dgm:cxn modelId="{261F151A-D7BB-4917-87D7-293A86397369}" type="presParOf" srcId="{7F10B0A7-39A6-468A-AC25-77890A49978F}" destId="{479B541B-6931-4BAA-83C3-654BDF5DE253}" srcOrd="0" destOrd="0" presId="urn:microsoft.com/office/officeart/2005/8/layout/hierarchy2"/>
    <dgm:cxn modelId="{AF765DCD-2BF0-420F-8B92-62391C2B5F13}" type="presParOf" srcId="{BAB58806-A8BB-43D4-BC51-6A1206084DF8}" destId="{CCA70EF9-674C-4F89-8C0A-AFC1BBD16723}" srcOrd="1" destOrd="0" presId="urn:microsoft.com/office/officeart/2005/8/layout/hierarchy2"/>
    <dgm:cxn modelId="{50A03D31-AF50-45D7-8AD6-48F46F0B9BFA}" type="presParOf" srcId="{CCA70EF9-674C-4F89-8C0A-AFC1BBD16723}" destId="{022328F3-CF6F-447C-98D2-350D54EED021}" srcOrd="0" destOrd="0" presId="urn:microsoft.com/office/officeart/2005/8/layout/hierarchy2"/>
    <dgm:cxn modelId="{6946DD9E-F99F-4355-B268-CA4DB75D2583}" type="presParOf" srcId="{CCA70EF9-674C-4F89-8C0A-AFC1BBD16723}" destId="{140CFBA3-4C8C-43B6-A130-0F058268160D}" srcOrd="1" destOrd="0" presId="urn:microsoft.com/office/officeart/2005/8/layout/hierarchy2"/>
    <dgm:cxn modelId="{9F257276-883A-4F1A-A488-D70ED8845093}" type="presParOf" srcId="{140CFBA3-4C8C-43B6-A130-0F058268160D}" destId="{3F8F0B7C-ED5F-491A-96EA-612C7590419A}" srcOrd="0" destOrd="0" presId="urn:microsoft.com/office/officeart/2005/8/layout/hierarchy2"/>
    <dgm:cxn modelId="{4086C2FA-3DCA-446F-9D55-4DE3059188DB}" type="presParOf" srcId="{3F8F0B7C-ED5F-491A-96EA-612C7590419A}" destId="{A8B49CA8-B22B-4BC0-B355-5654B445B7F2}" srcOrd="0" destOrd="0" presId="urn:microsoft.com/office/officeart/2005/8/layout/hierarchy2"/>
    <dgm:cxn modelId="{A019D578-5464-4AA8-BCB6-06F93C7117D4}" type="presParOf" srcId="{140CFBA3-4C8C-43B6-A130-0F058268160D}" destId="{48F5483A-BE6C-4509-960C-E1D9144A8AF2}" srcOrd="1" destOrd="0" presId="urn:microsoft.com/office/officeart/2005/8/layout/hierarchy2"/>
    <dgm:cxn modelId="{A97120BC-1360-4B14-B35C-51A038CDACC4}" type="presParOf" srcId="{48F5483A-BE6C-4509-960C-E1D9144A8AF2}" destId="{1FAE5E2B-8A39-4F42-BAE9-1A77ADE0F183}" srcOrd="0" destOrd="0" presId="urn:microsoft.com/office/officeart/2005/8/layout/hierarchy2"/>
    <dgm:cxn modelId="{FF786005-B4B0-4E30-8363-C00AC0EEDE33}" type="presParOf" srcId="{48F5483A-BE6C-4509-960C-E1D9144A8AF2}" destId="{81FFD82F-DC63-4C32-8060-0ABFA2DB0C2E}" srcOrd="1" destOrd="0" presId="urn:microsoft.com/office/officeart/2005/8/layout/hierarchy2"/>
    <dgm:cxn modelId="{A46DAE82-BA9D-4FD9-B6DB-EFCA28993880}" type="presParOf" srcId="{81FFD82F-DC63-4C32-8060-0ABFA2DB0C2E}" destId="{94BEA19B-31B6-4075-BA6B-CC643B0526FF}" srcOrd="0" destOrd="0" presId="urn:microsoft.com/office/officeart/2005/8/layout/hierarchy2"/>
    <dgm:cxn modelId="{74026AC6-1C8A-412C-BA66-EA2655A6F2FE}" type="presParOf" srcId="{94BEA19B-31B6-4075-BA6B-CC643B0526FF}" destId="{E15963EE-4810-4F60-BF11-FB964F155629}" srcOrd="0" destOrd="0" presId="urn:microsoft.com/office/officeart/2005/8/layout/hierarchy2"/>
    <dgm:cxn modelId="{8407FA6D-2C51-4CF7-BA5C-583C6ECACE88}" type="presParOf" srcId="{81FFD82F-DC63-4C32-8060-0ABFA2DB0C2E}" destId="{65555834-3F1F-45CC-B5E4-FDC952CF4FB3}" srcOrd="1" destOrd="0" presId="urn:microsoft.com/office/officeart/2005/8/layout/hierarchy2"/>
    <dgm:cxn modelId="{6250EC53-D2C0-4D44-BADF-5E5EBC803673}" type="presParOf" srcId="{65555834-3F1F-45CC-B5E4-FDC952CF4FB3}" destId="{5D777184-284E-41A5-9DA0-E5AFB883145C}" srcOrd="0" destOrd="0" presId="urn:microsoft.com/office/officeart/2005/8/layout/hierarchy2"/>
    <dgm:cxn modelId="{CF7866CA-6A83-425F-9847-A2F76FA8281F}" type="presParOf" srcId="{65555834-3F1F-45CC-B5E4-FDC952CF4FB3}" destId="{A61D1F18-090F-4B11-8D20-ABDE11938E42}" srcOrd="1" destOrd="0" presId="urn:microsoft.com/office/officeart/2005/8/layout/hierarchy2"/>
    <dgm:cxn modelId="{15A8528D-5602-4D9E-A20B-11B4ABF1AEB0}" type="presParOf" srcId="{A61D1F18-090F-4B11-8D20-ABDE11938E42}" destId="{4EF59DD4-8556-4E54-9E1E-9A30B41376D2}" srcOrd="0" destOrd="0" presId="urn:microsoft.com/office/officeart/2005/8/layout/hierarchy2"/>
    <dgm:cxn modelId="{14125FC8-0870-403B-924C-BAFCFC14063F}" type="presParOf" srcId="{4EF59DD4-8556-4E54-9E1E-9A30B41376D2}" destId="{D440E4BF-960A-4488-9CCA-D887A432C124}" srcOrd="0" destOrd="0" presId="urn:microsoft.com/office/officeart/2005/8/layout/hierarchy2"/>
    <dgm:cxn modelId="{06BBD5B4-9519-45E6-87AD-9AC3B2D5B3B7}" type="presParOf" srcId="{A61D1F18-090F-4B11-8D20-ABDE11938E42}" destId="{D335FF32-7D48-4797-8234-B85885F8BBA6}" srcOrd="1" destOrd="0" presId="urn:microsoft.com/office/officeart/2005/8/layout/hierarchy2"/>
    <dgm:cxn modelId="{B20392E7-2BAA-49E9-AEED-02D218F8A099}" type="presParOf" srcId="{D335FF32-7D48-4797-8234-B85885F8BBA6}" destId="{B1D6D214-2717-4283-A0BE-CF431EB1E151}" srcOrd="0" destOrd="0" presId="urn:microsoft.com/office/officeart/2005/8/layout/hierarchy2"/>
    <dgm:cxn modelId="{F54B3717-14B5-40DE-85B2-C6229AD7E313}" type="presParOf" srcId="{D335FF32-7D48-4797-8234-B85885F8BBA6}" destId="{EF43FDDB-42A6-44DC-A59F-5CE4DB813B13}" srcOrd="1" destOrd="0" presId="urn:microsoft.com/office/officeart/2005/8/layout/hierarchy2"/>
    <dgm:cxn modelId="{4AEC43AE-6D4C-4FAC-8439-EDD7466737F8}" type="presParOf" srcId="{EF43FDDB-42A6-44DC-A59F-5CE4DB813B13}" destId="{9A4F2023-C596-4517-AF46-F7FD3343C8B7}" srcOrd="0" destOrd="0" presId="urn:microsoft.com/office/officeart/2005/8/layout/hierarchy2"/>
    <dgm:cxn modelId="{83270CC1-E90B-4D1B-B988-3058727CFECA}" type="presParOf" srcId="{9A4F2023-C596-4517-AF46-F7FD3343C8B7}" destId="{7D32AF81-1F23-4D01-8DB1-865F9720596C}" srcOrd="0" destOrd="0" presId="urn:microsoft.com/office/officeart/2005/8/layout/hierarchy2"/>
    <dgm:cxn modelId="{E2695DE3-A92F-404F-A8F5-AD1962F651C8}" type="presParOf" srcId="{EF43FDDB-42A6-44DC-A59F-5CE4DB813B13}" destId="{4D1F1D93-7DC8-402E-B2AB-D34EB7C9353A}" srcOrd="1" destOrd="0" presId="urn:microsoft.com/office/officeart/2005/8/layout/hierarchy2"/>
    <dgm:cxn modelId="{1811CDAB-0D02-4FA1-B6EF-FA044E034F5E}" type="presParOf" srcId="{4D1F1D93-7DC8-402E-B2AB-D34EB7C9353A}" destId="{16F6F191-66E8-4C3A-8283-132EE2C6FBC0}" srcOrd="0" destOrd="0" presId="urn:microsoft.com/office/officeart/2005/8/layout/hierarchy2"/>
    <dgm:cxn modelId="{5AE87449-A0B2-4CB9-AEB2-E1DD7B036A12}" type="presParOf" srcId="{4D1F1D93-7DC8-402E-B2AB-D34EB7C9353A}" destId="{DBE5D112-BF39-48E1-8B76-EC2435ADB5F1}" srcOrd="1" destOrd="0" presId="urn:microsoft.com/office/officeart/2005/8/layout/hierarchy2"/>
    <dgm:cxn modelId="{6BC02E19-74EB-46C9-9D50-96C4D00FD38A}" type="presParOf" srcId="{DBE5D112-BF39-48E1-8B76-EC2435ADB5F1}" destId="{6D13DEE2-5B6B-4EA8-94B1-D8D2A69D5153}" srcOrd="0" destOrd="0" presId="urn:microsoft.com/office/officeart/2005/8/layout/hierarchy2"/>
    <dgm:cxn modelId="{139E0372-ABC2-4306-B5F7-9D9922B0EAF8}" type="presParOf" srcId="{6D13DEE2-5B6B-4EA8-94B1-D8D2A69D5153}" destId="{3A9F6AFA-0C44-400D-8CA5-2064DAFA9BD0}" srcOrd="0" destOrd="0" presId="urn:microsoft.com/office/officeart/2005/8/layout/hierarchy2"/>
    <dgm:cxn modelId="{E5E047E7-60D6-43ED-9569-D3D455197525}" type="presParOf" srcId="{DBE5D112-BF39-48E1-8B76-EC2435ADB5F1}" destId="{664930DD-71AB-41C6-8CF8-B93C60644244}" srcOrd="1" destOrd="0" presId="urn:microsoft.com/office/officeart/2005/8/layout/hierarchy2"/>
    <dgm:cxn modelId="{E0E40BB7-0BB2-4E61-BA2C-16EDCDFBC29D}" type="presParOf" srcId="{664930DD-71AB-41C6-8CF8-B93C60644244}" destId="{62B8480A-0046-471D-A5DE-0D2014909BAB}" srcOrd="0" destOrd="0" presId="urn:microsoft.com/office/officeart/2005/8/layout/hierarchy2"/>
    <dgm:cxn modelId="{3D4FFD5E-7E39-472C-BA8A-F111116B371F}" type="presParOf" srcId="{664930DD-71AB-41C6-8CF8-B93C60644244}" destId="{C0EC8C5F-4BC2-43F5-B3B6-D20C7887F11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100" b="0"/>
            <a:t>Preencher o formulário de GMUD da GOL em Excel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100" b="0"/>
            <a:t>Acessar o link do </a:t>
          </a:r>
          <a:r>
            <a:rPr lang="pt-BR" sz="1100"/>
            <a:t>Cherwell Client</a:t>
          </a:r>
          <a:endParaRPr lang="pt-BR" sz="11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1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1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1100" b="0"/>
            <a:t>Preencher a GMUD no link do </a:t>
          </a:r>
          <a:r>
            <a:rPr lang="pt-BR" sz="1100"/>
            <a:t>Cherwell Client</a:t>
          </a:r>
          <a:endParaRPr lang="pt-BR" sz="1100" b="0"/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11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1100" b="0"/>
        </a:p>
      </dgm:t>
    </dgm:pt>
    <dgm:pt modelId="{B82393F3-5378-4259-8718-4295B6D31E2A}">
      <dgm:prSet phldrT="[Texto]" custT="1"/>
      <dgm:spPr/>
      <dgm:t>
        <a:bodyPr/>
        <a:lstStyle/>
        <a:p>
          <a:r>
            <a:rPr lang="pt-BR" sz="1100" b="0"/>
            <a:t>Solicitar validação técnica da GOL (aprovação até quinta-feira pela manhã)</a:t>
          </a:r>
        </a:p>
      </dgm:t>
    </dgm:pt>
    <dgm:pt modelId="{8946CBC7-6A24-4C21-BD65-23B08427E382}" type="parTrans" cxnId="{25E99C6E-8EC2-4850-89AE-B8D35C194A65}">
      <dgm:prSet custT="1"/>
      <dgm:spPr/>
      <dgm:t>
        <a:bodyPr/>
        <a:lstStyle/>
        <a:p>
          <a:endParaRPr lang="pt-BR" sz="1100"/>
        </a:p>
      </dgm:t>
    </dgm:pt>
    <dgm:pt modelId="{48FEE76D-9FB8-4547-8A73-B28F5B3CBA43}" type="sibTrans" cxnId="{25E99C6E-8EC2-4850-89AE-B8D35C194A65}">
      <dgm:prSet/>
      <dgm:spPr/>
      <dgm:t>
        <a:bodyPr/>
        <a:lstStyle/>
        <a:p>
          <a:endParaRPr lang="pt-BR" sz="1100"/>
        </a:p>
      </dgm:t>
    </dgm:pt>
    <dgm:pt modelId="{2E6CC4D0-02B6-4CF1-866E-D1E7CA9D5B4A}">
      <dgm:prSet phldrT="[Texto]" custT="1"/>
      <dgm:spPr/>
      <dgm:t>
        <a:bodyPr/>
        <a:lstStyle/>
        <a:p>
          <a:r>
            <a:rPr lang="pt-BR" sz="1100" b="0"/>
            <a:t>Participar da reunião do Comitê da GOL (toda quinta-feira)</a:t>
          </a:r>
        </a:p>
      </dgm:t>
    </dgm:pt>
    <dgm:pt modelId="{29409EC6-337C-4AD4-AA95-511BC0CC0E75}" type="parTrans" cxnId="{77A0A6C3-6CD5-4AB7-9064-48510753D215}">
      <dgm:prSet custT="1"/>
      <dgm:spPr/>
      <dgm:t>
        <a:bodyPr/>
        <a:lstStyle/>
        <a:p>
          <a:endParaRPr lang="pt-BR" sz="1100"/>
        </a:p>
      </dgm:t>
    </dgm:pt>
    <dgm:pt modelId="{0562521D-4E28-48FA-B5F4-9BBF9A094A47}" type="sibTrans" cxnId="{77A0A6C3-6CD5-4AB7-9064-48510753D215}">
      <dgm:prSet/>
      <dgm:spPr/>
      <dgm:t>
        <a:bodyPr/>
        <a:lstStyle/>
        <a:p>
          <a:endParaRPr lang="pt-BR" sz="11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 custScaleY="371662" custLinFactNeighborX="-908" custLinFactNeighborY="-5185">
        <dgm:presLayoutVars>
          <dgm:chPref val="3"/>
        </dgm:presLayoutVars>
      </dgm:prSet>
      <dgm:spPr/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</dgm:pt>
    <dgm:pt modelId="{A2632B7C-A829-450F-8325-D393D722702C}" type="pres">
      <dgm:prSet presAssocID="{BA564484-B51C-4FB3-BBE0-7B1879A27252}" presName="connTx" presStyleLbl="parChTrans1D2" presStyleIdx="0" presStyleCnt="1"/>
      <dgm:spPr/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 custScaleY="371662">
        <dgm:presLayoutVars>
          <dgm:chPref val="3"/>
        </dgm:presLayoutVars>
      </dgm:prSet>
      <dgm:spPr/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</dgm:pt>
    <dgm:pt modelId="{479B541B-6931-4BAA-83C3-654BDF5DE253}" type="pres">
      <dgm:prSet presAssocID="{67CF30E3-255C-4EA5-BE3D-A2AD777E8082}" presName="connTx" presStyleLbl="parChTrans1D3" presStyleIdx="0" presStyleCnt="1"/>
      <dgm:spPr/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 custScaleY="371662" custLinFactNeighborX="-908" custLinFactNeighborY="-5185">
        <dgm:presLayoutVars>
          <dgm:chPref val="3"/>
        </dgm:presLayoutVars>
      </dgm:prSet>
      <dgm:spPr/>
    </dgm:pt>
    <dgm:pt modelId="{140CFBA3-4C8C-43B6-A130-0F058268160D}" type="pres">
      <dgm:prSet presAssocID="{DD77ACF7-5F76-4A27-AEA7-A03F21D17676}" presName="level3hierChild" presStyleCnt="0"/>
      <dgm:spPr/>
    </dgm:pt>
    <dgm:pt modelId="{94BEA19B-31B6-4075-BA6B-CC643B0526FF}" type="pres">
      <dgm:prSet presAssocID="{8946CBC7-6A24-4C21-BD65-23B08427E382}" presName="conn2-1" presStyleLbl="parChTrans1D4" presStyleIdx="0" presStyleCnt="2"/>
      <dgm:spPr/>
    </dgm:pt>
    <dgm:pt modelId="{E15963EE-4810-4F60-BF11-FB964F155629}" type="pres">
      <dgm:prSet presAssocID="{8946CBC7-6A24-4C21-BD65-23B08427E382}" presName="connTx" presStyleLbl="parChTrans1D4" presStyleIdx="0" presStyleCnt="2"/>
      <dgm:spPr/>
    </dgm:pt>
    <dgm:pt modelId="{65555834-3F1F-45CC-B5E4-FDC952CF4FB3}" type="pres">
      <dgm:prSet presAssocID="{B82393F3-5378-4259-8718-4295B6D31E2A}" presName="root2" presStyleCnt="0"/>
      <dgm:spPr/>
    </dgm:pt>
    <dgm:pt modelId="{5D777184-284E-41A5-9DA0-E5AFB883145C}" type="pres">
      <dgm:prSet presAssocID="{B82393F3-5378-4259-8718-4295B6D31E2A}" presName="LevelTwoTextNode" presStyleLbl="node4" presStyleIdx="0" presStyleCnt="2" custScaleY="371662">
        <dgm:presLayoutVars>
          <dgm:chPref val="3"/>
        </dgm:presLayoutVars>
      </dgm:prSet>
      <dgm:spPr/>
    </dgm:pt>
    <dgm:pt modelId="{A61D1F18-090F-4B11-8D20-ABDE11938E42}" type="pres">
      <dgm:prSet presAssocID="{B82393F3-5378-4259-8718-4295B6D31E2A}" presName="level3hierChild" presStyleCnt="0"/>
      <dgm:spPr/>
    </dgm:pt>
    <dgm:pt modelId="{03A787A3-F403-4598-9074-6719458E6DF6}" type="pres">
      <dgm:prSet presAssocID="{29409EC6-337C-4AD4-AA95-511BC0CC0E75}" presName="conn2-1" presStyleLbl="parChTrans1D4" presStyleIdx="1" presStyleCnt="2"/>
      <dgm:spPr/>
    </dgm:pt>
    <dgm:pt modelId="{A7CA38A9-280C-4B6E-9E3A-4D9A274E27AA}" type="pres">
      <dgm:prSet presAssocID="{29409EC6-337C-4AD4-AA95-511BC0CC0E75}" presName="connTx" presStyleLbl="parChTrans1D4" presStyleIdx="1" presStyleCnt="2"/>
      <dgm:spPr/>
    </dgm:pt>
    <dgm:pt modelId="{AB98E0F2-841C-4861-A116-E5A1C57EEA15}" type="pres">
      <dgm:prSet presAssocID="{2E6CC4D0-02B6-4CF1-866E-D1E7CA9D5B4A}" presName="root2" presStyleCnt="0"/>
      <dgm:spPr/>
    </dgm:pt>
    <dgm:pt modelId="{02E72FBD-6157-4EF1-BC7D-8E82EDFED3F8}" type="pres">
      <dgm:prSet presAssocID="{2E6CC4D0-02B6-4CF1-866E-D1E7CA9D5B4A}" presName="LevelTwoTextNode" presStyleLbl="node4" presStyleIdx="1" presStyleCnt="2" custScaleY="374779">
        <dgm:presLayoutVars>
          <dgm:chPref val="3"/>
        </dgm:presLayoutVars>
      </dgm:prSet>
      <dgm:spPr/>
    </dgm:pt>
    <dgm:pt modelId="{8AD9BAF2-F7A7-42DE-80F5-17D0DF29670E}" type="pres">
      <dgm:prSet presAssocID="{2E6CC4D0-02B6-4CF1-866E-D1E7CA9D5B4A}" presName="level3hierChild" presStyleCnt="0"/>
      <dgm:spPr/>
    </dgm:pt>
  </dgm:ptLst>
  <dgm:cxnLst>
    <dgm:cxn modelId="{63997344-A1D3-4C90-9300-5D00825B5C15}" type="presOf" srcId="{29409EC6-337C-4AD4-AA95-511BC0CC0E75}" destId="{03A787A3-F403-4598-9074-6719458E6DF6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25E99C6E-8EC2-4850-89AE-B8D35C194A65}" srcId="{DD77ACF7-5F76-4A27-AEA7-A03F21D17676}" destId="{B82393F3-5378-4259-8718-4295B6D31E2A}" srcOrd="0" destOrd="0" parTransId="{8946CBC7-6A24-4C21-BD65-23B08427E382}" sibTransId="{48FEE76D-9FB8-4547-8A73-B28F5B3CBA43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D9FB0CCB-B1A4-40D2-A2EE-907E7713933E}" type="presOf" srcId="{1FD579DE-FA63-4B80-BAAD-D3ABABAC68AA}" destId="{E7A8AF92-228C-440F-AB37-C4BF8F0EA11D}" srcOrd="0" destOrd="0" presId="urn:microsoft.com/office/officeart/2005/8/layout/hierarchy2"/>
    <dgm:cxn modelId="{09F2C8C8-0EC9-4ED7-B521-7A01293AEFAE}" type="presOf" srcId="{29409EC6-337C-4AD4-AA95-511BC0CC0E75}" destId="{A7CA38A9-280C-4B6E-9E3A-4D9A274E27AA}" srcOrd="1" destOrd="0" presId="urn:microsoft.com/office/officeart/2005/8/layout/hierarchy2"/>
    <dgm:cxn modelId="{7532CACC-31EF-4E15-AF25-88BA8FCCC803}" type="presOf" srcId="{B82393F3-5378-4259-8718-4295B6D31E2A}" destId="{5D777184-284E-41A5-9DA0-E5AFB883145C}" srcOrd="0" destOrd="0" presId="urn:microsoft.com/office/officeart/2005/8/layout/hierarchy2"/>
    <dgm:cxn modelId="{2647F506-7506-4ED1-A3B1-303EB8C59D76}" type="presOf" srcId="{DD77ACF7-5F76-4A27-AEA7-A03F21D17676}" destId="{022328F3-CF6F-447C-98D2-350D54EED021}" srcOrd="0" destOrd="0" presId="urn:microsoft.com/office/officeart/2005/8/layout/hierarchy2"/>
    <dgm:cxn modelId="{B16C6FBC-2FC9-461B-B475-0B5E09F980F8}" type="presOf" srcId="{FD55071F-D7F9-4A9E-97AD-517F63581F17}" destId="{48378D4C-2842-4E50-B336-971E0B2133D8}" srcOrd="0" destOrd="0" presId="urn:microsoft.com/office/officeart/2005/8/layout/hierarchy2"/>
    <dgm:cxn modelId="{4134AF76-812F-4304-BD7A-05CFF865F723}" type="presOf" srcId="{67CF30E3-255C-4EA5-BE3D-A2AD777E8082}" destId="{7F10B0A7-39A6-468A-AC25-77890A49978F}" srcOrd="0" destOrd="0" presId="urn:microsoft.com/office/officeart/2005/8/layout/hierarchy2"/>
    <dgm:cxn modelId="{A1CBE761-3EC5-4B91-BF36-C19AE29319C0}" type="presOf" srcId="{2E6CC4D0-02B6-4CF1-866E-D1E7CA9D5B4A}" destId="{02E72FBD-6157-4EF1-BC7D-8E82EDFED3F8}" srcOrd="0" destOrd="0" presId="urn:microsoft.com/office/officeart/2005/8/layout/hierarchy2"/>
    <dgm:cxn modelId="{9F8820FD-850D-4CA1-BD3E-6278A052CF3C}" type="presOf" srcId="{AEED0E6C-D2DE-450B-87E7-E4D4B6883752}" destId="{8B452595-21B9-4E19-9B91-AA3E5CBC60DE}" srcOrd="0" destOrd="0" presId="urn:microsoft.com/office/officeart/2005/8/layout/hierarchy2"/>
    <dgm:cxn modelId="{185B5A48-926F-45DB-9020-21DB46066018}" type="presOf" srcId="{67CF30E3-255C-4EA5-BE3D-A2AD777E8082}" destId="{479B541B-6931-4BAA-83C3-654BDF5DE253}" srcOrd="1" destOrd="0" presId="urn:microsoft.com/office/officeart/2005/8/layout/hierarchy2"/>
    <dgm:cxn modelId="{77A0A6C3-6CD5-4AB7-9064-48510753D215}" srcId="{B82393F3-5378-4259-8718-4295B6D31E2A}" destId="{2E6CC4D0-02B6-4CF1-866E-D1E7CA9D5B4A}" srcOrd="0" destOrd="0" parTransId="{29409EC6-337C-4AD4-AA95-511BC0CC0E75}" sibTransId="{0562521D-4E28-48FA-B5F4-9BBF9A094A47}"/>
    <dgm:cxn modelId="{97764801-B70C-4003-A32F-8F59A8E19255}" type="presOf" srcId="{BA564484-B51C-4FB3-BBE0-7B1879A27252}" destId="{A2632B7C-A829-450F-8325-D393D722702C}" srcOrd="1" destOrd="0" presId="urn:microsoft.com/office/officeart/2005/8/layout/hierarchy2"/>
    <dgm:cxn modelId="{15A70405-15AD-4D1F-9B23-0CE0421F473C}" type="presOf" srcId="{BA564484-B51C-4FB3-BBE0-7B1879A27252}" destId="{831CF8A2-69B4-4C76-9026-D5698901607B}" srcOrd="0" destOrd="0" presId="urn:microsoft.com/office/officeart/2005/8/layout/hierarchy2"/>
    <dgm:cxn modelId="{6E7D6460-2A66-4753-B142-70907EC84E0B}" type="presOf" srcId="{8946CBC7-6A24-4C21-BD65-23B08427E382}" destId="{94BEA19B-31B6-4075-BA6B-CC643B0526FF}" srcOrd="0" destOrd="0" presId="urn:microsoft.com/office/officeart/2005/8/layout/hierarchy2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06604C1A-8213-4EB7-AEF3-C4768473C3DC}" type="presOf" srcId="{8946CBC7-6A24-4C21-BD65-23B08427E382}" destId="{E15963EE-4810-4F60-BF11-FB964F155629}" srcOrd="1" destOrd="0" presId="urn:microsoft.com/office/officeart/2005/8/layout/hierarchy2"/>
    <dgm:cxn modelId="{816B0BAC-F187-48A9-80A7-3D4ED05CCE6A}" type="presParOf" srcId="{E7A8AF92-228C-440F-AB37-C4BF8F0EA11D}" destId="{B095904E-615F-4221-B622-226787D85DFA}" srcOrd="0" destOrd="0" presId="urn:microsoft.com/office/officeart/2005/8/layout/hierarchy2"/>
    <dgm:cxn modelId="{0A0B8CE7-CA4E-4069-BCF5-8423F4826B58}" type="presParOf" srcId="{B095904E-615F-4221-B622-226787D85DFA}" destId="{48378D4C-2842-4E50-B336-971E0B2133D8}" srcOrd="0" destOrd="0" presId="urn:microsoft.com/office/officeart/2005/8/layout/hierarchy2"/>
    <dgm:cxn modelId="{72C08DEB-3417-44F5-947F-4AE127EB4FF3}" type="presParOf" srcId="{B095904E-615F-4221-B622-226787D85DFA}" destId="{AEE933BA-AF1A-408D-9E3C-55BBCD23C24A}" srcOrd="1" destOrd="0" presId="urn:microsoft.com/office/officeart/2005/8/layout/hierarchy2"/>
    <dgm:cxn modelId="{D8DA3199-898E-436A-9E37-CA62DF1B83C8}" type="presParOf" srcId="{AEE933BA-AF1A-408D-9E3C-55BBCD23C24A}" destId="{831CF8A2-69B4-4C76-9026-D5698901607B}" srcOrd="0" destOrd="0" presId="urn:microsoft.com/office/officeart/2005/8/layout/hierarchy2"/>
    <dgm:cxn modelId="{13D90DFE-8923-4294-9FB3-1B50E6950297}" type="presParOf" srcId="{831CF8A2-69B4-4C76-9026-D5698901607B}" destId="{A2632B7C-A829-450F-8325-D393D722702C}" srcOrd="0" destOrd="0" presId="urn:microsoft.com/office/officeart/2005/8/layout/hierarchy2"/>
    <dgm:cxn modelId="{14059B61-65A7-4757-B72F-A92E2AD74159}" type="presParOf" srcId="{AEE933BA-AF1A-408D-9E3C-55BBCD23C24A}" destId="{82A0289F-6EC2-46E1-B537-805C15BCAEFD}" srcOrd="1" destOrd="0" presId="urn:microsoft.com/office/officeart/2005/8/layout/hierarchy2"/>
    <dgm:cxn modelId="{682E16A4-AC96-4BFB-BE73-A21874E4E5FE}" type="presParOf" srcId="{82A0289F-6EC2-46E1-B537-805C15BCAEFD}" destId="{8B452595-21B9-4E19-9B91-AA3E5CBC60DE}" srcOrd="0" destOrd="0" presId="urn:microsoft.com/office/officeart/2005/8/layout/hierarchy2"/>
    <dgm:cxn modelId="{5F94A0D9-8623-4E1D-880D-C82BD64A026B}" type="presParOf" srcId="{82A0289F-6EC2-46E1-B537-805C15BCAEFD}" destId="{BAB58806-A8BB-43D4-BC51-6A1206084DF8}" srcOrd="1" destOrd="0" presId="urn:microsoft.com/office/officeart/2005/8/layout/hierarchy2"/>
    <dgm:cxn modelId="{D1EB715E-095E-4B66-9A69-0919BCEA255D}" type="presParOf" srcId="{BAB58806-A8BB-43D4-BC51-6A1206084DF8}" destId="{7F10B0A7-39A6-468A-AC25-77890A49978F}" srcOrd="0" destOrd="0" presId="urn:microsoft.com/office/officeart/2005/8/layout/hierarchy2"/>
    <dgm:cxn modelId="{BD41A71E-6C06-4A65-9859-106D970A7846}" type="presParOf" srcId="{7F10B0A7-39A6-468A-AC25-77890A49978F}" destId="{479B541B-6931-4BAA-83C3-654BDF5DE253}" srcOrd="0" destOrd="0" presId="urn:microsoft.com/office/officeart/2005/8/layout/hierarchy2"/>
    <dgm:cxn modelId="{F2459FE8-7AE8-4CEC-934C-B52A8B214CDE}" type="presParOf" srcId="{BAB58806-A8BB-43D4-BC51-6A1206084DF8}" destId="{CCA70EF9-674C-4F89-8C0A-AFC1BBD16723}" srcOrd="1" destOrd="0" presId="urn:microsoft.com/office/officeart/2005/8/layout/hierarchy2"/>
    <dgm:cxn modelId="{9C330B06-3368-4426-B16A-5AC07512B456}" type="presParOf" srcId="{CCA70EF9-674C-4F89-8C0A-AFC1BBD16723}" destId="{022328F3-CF6F-447C-98D2-350D54EED021}" srcOrd="0" destOrd="0" presId="urn:microsoft.com/office/officeart/2005/8/layout/hierarchy2"/>
    <dgm:cxn modelId="{64C7B22B-16E3-4925-ADDB-BBB63F1D0F86}" type="presParOf" srcId="{CCA70EF9-674C-4F89-8C0A-AFC1BBD16723}" destId="{140CFBA3-4C8C-43B6-A130-0F058268160D}" srcOrd="1" destOrd="0" presId="urn:microsoft.com/office/officeart/2005/8/layout/hierarchy2"/>
    <dgm:cxn modelId="{FF85D5C8-6858-440C-84EE-BCDC5596FFFB}" type="presParOf" srcId="{140CFBA3-4C8C-43B6-A130-0F058268160D}" destId="{94BEA19B-31B6-4075-BA6B-CC643B0526FF}" srcOrd="0" destOrd="0" presId="urn:microsoft.com/office/officeart/2005/8/layout/hierarchy2"/>
    <dgm:cxn modelId="{B1951F5D-43B5-4F77-BC7D-1F44D4DF2002}" type="presParOf" srcId="{94BEA19B-31B6-4075-BA6B-CC643B0526FF}" destId="{E15963EE-4810-4F60-BF11-FB964F155629}" srcOrd="0" destOrd="0" presId="urn:microsoft.com/office/officeart/2005/8/layout/hierarchy2"/>
    <dgm:cxn modelId="{B3225BFB-A9D6-4B24-9518-DA5A123E6D44}" type="presParOf" srcId="{140CFBA3-4C8C-43B6-A130-0F058268160D}" destId="{65555834-3F1F-45CC-B5E4-FDC952CF4FB3}" srcOrd="1" destOrd="0" presId="urn:microsoft.com/office/officeart/2005/8/layout/hierarchy2"/>
    <dgm:cxn modelId="{B1424711-0436-4AB7-82DB-3FEFA9D91AF5}" type="presParOf" srcId="{65555834-3F1F-45CC-B5E4-FDC952CF4FB3}" destId="{5D777184-284E-41A5-9DA0-E5AFB883145C}" srcOrd="0" destOrd="0" presId="urn:microsoft.com/office/officeart/2005/8/layout/hierarchy2"/>
    <dgm:cxn modelId="{61C81BA2-4F41-46E2-BC27-F7CB1310B7CA}" type="presParOf" srcId="{65555834-3F1F-45CC-B5E4-FDC952CF4FB3}" destId="{A61D1F18-090F-4B11-8D20-ABDE11938E42}" srcOrd="1" destOrd="0" presId="urn:microsoft.com/office/officeart/2005/8/layout/hierarchy2"/>
    <dgm:cxn modelId="{30D70AF7-4184-48ED-994E-C4F6EE2BA93C}" type="presParOf" srcId="{A61D1F18-090F-4B11-8D20-ABDE11938E42}" destId="{03A787A3-F403-4598-9074-6719458E6DF6}" srcOrd="0" destOrd="0" presId="urn:microsoft.com/office/officeart/2005/8/layout/hierarchy2"/>
    <dgm:cxn modelId="{C5B57C23-0828-40E0-BA90-331D81C92DE8}" type="presParOf" srcId="{03A787A3-F403-4598-9074-6719458E6DF6}" destId="{A7CA38A9-280C-4B6E-9E3A-4D9A274E27AA}" srcOrd="0" destOrd="0" presId="urn:microsoft.com/office/officeart/2005/8/layout/hierarchy2"/>
    <dgm:cxn modelId="{FD0E15F5-00FB-445A-8D2D-9C1D8EB8680D}" type="presParOf" srcId="{A61D1F18-090F-4B11-8D20-ABDE11938E42}" destId="{AB98E0F2-841C-4861-A116-E5A1C57EEA15}" srcOrd="1" destOrd="0" presId="urn:microsoft.com/office/officeart/2005/8/layout/hierarchy2"/>
    <dgm:cxn modelId="{7D7F8560-C0FA-4B99-9FD8-A0C2777EC1F2}" type="presParOf" srcId="{AB98E0F2-841C-4861-A116-E5A1C57EEA15}" destId="{02E72FBD-6157-4EF1-BC7D-8E82EDFED3F8}" srcOrd="0" destOrd="0" presId="urn:microsoft.com/office/officeart/2005/8/layout/hierarchy2"/>
    <dgm:cxn modelId="{A116BA16-96B9-4BBC-83E7-4162D380AD9B}" type="presParOf" srcId="{AB98E0F2-841C-4861-A116-E5A1C57EEA15}" destId="{8AD9BAF2-F7A7-42DE-80F5-17D0DF29670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3226" y="900331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Preencher o formulário de GMUD da GOL em Excel</a:t>
          </a:r>
        </a:p>
      </dsp:txBody>
      <dsp:txXfrm>
        <a:off x="20510" y="917615"/>
        <a:ext cx="1145657" cy="555544"/>
      </dsp:txXfrm>
    </dsp:sp>
    <dsp:sp modelId="{831CF8A2-69B4-4C76-9026-D5698901607B}">
      <dsp:nvSpPr>
        <dsp:cNvPr id="0" name=""/>
        <dsp:cNvSpPr/>
      </dsp:nvSpPr>
      <dsp:spPr>
        <a:xfrm>
          <a:off x="1183451" y="1173172"/>
          <a:ext cx="47209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472090" y="2221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1407694" y="1183585"/>
        <a:ext cx="23604" cy="23604"/>
      </dsp:txXfrm>
    </dsp:sp>
    <dsp:sp modelId="{8B452595-21B9-4E19-9B91-AA3E5CBC60DE}">
      <dsp:nvSpPr>
        <dsp:cNvPr id="0" name=""/>
        <dsp:cNvSpPr/>
      </dsp:nvSpPr>
      <dsp:spPr>
        <a:xfrm>
          <a:off x="1655542" y="900331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Acessar o link do </a:t>
          </a:r>
          <a:r>
            <a:rPr lang="pt-BR" sz="1100" kern="1200"/>
            <a:t>CherwellClient</a:t>
          </a:r>
          <a:endParaRPr lang="pt-BR" sz="1100" b="0" kern="1200"/>
        </a:p>
      </dsp:txBody>
      <dsp:txXfrm>
        <a:off x="1672826" y="917615"/>
        <a:ext cx="1145657" cy="555544"/>
      </dsp:txXfrm>
    </dsp:sp>
    <dsp:sp modelId="{7F10B0A7-39A6-468A-AC25-77890A49978F}">
      <dsp:nvSpPr>
        <dsp:cNvPr id="0" name=""/>
        <dsp:cNvSpPr/>
      </dsp:nvSpPr>
      <dsp:spPr>
        <a:xfrm>
          <a:off x="2835767" y="1173172"/>
          <a:ext cx="47209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472090" y="2221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3060010" y="1183585"/>
        <a:ext cx="23604" cy="23604"/>
      </dsp:txXfrm>
    </dsp:sp>
    <dsp:sp modelId="{022328F3-CF6F-447C-98D2-350D54EED021}">
      <dsp:nvSpPr>
        <dsp:cNvPr id="0" name=""/>
        <dsp:cNvSpPr/>
      </dsp:nvSpPr>
      <dsp:spPr>
        <a:xfrm>
          <a:off x="3307857" y="900331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Preencher a GMUD no link do </a:t>
          </a:r>
          <a:r>
            <a:rPr lang="pt-BR" sz="1100" kern="1200"/>
            <a:t>CherwellClient</a:t>
          </a:r>
          <a:endParaRPr lang="pt-BR" sz="1100" b="0" kern="1200"/>
        </a:p>
      </dsp:txBody>
      <dsp:txXfrm>
        <a:off x="3325141" y="917615"/>
        <a:ext cx="1145657" cy="555544"/>
      </dsp:txXfrm>
    </dsp:sp>
    <dsp:sp modelId="{BE8F3736-753D-4955-85E4-785020A2A178}">
      <dsp:nvSpPr>
        <dsp:cNvPr id="0" name=""/>
        <dsp:cNvSpPr/>
      </dsp:nvSpPr>
      <dsp:spPr>
        <a:xfrm rot="19457599">
          <a:off x="4433437" y="1003515"/>
          <a:ext cx="58138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581380" y="2221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4709593" y="1011195"/>
        <a:ext cx="29069" cy="29069"/>
      </dsp:txXfrm>
    </dsp:sp>
    <dsp:sp modelId="{3F0088C9-139C-46F6-B75F-6C8B1B4C83FD}">
      <dsp:nvSpPr>
        <dsp:cNvPr id="0" name=""/>
        <dsp:cNvSpPr/>
      </dsp:nvSpPr>
      <dsp:spPr>
        <a:xfrm>
          <a:off x="4960173" y="561016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GMUD Emergencial</a:t>
          </a:r>
        </a:p>
      </dsp:txBody>
      <dsp:txXfrm>
        <a:off x="4977457" y="578300"/>
        <a:ext cx="1145657" cy="555544"/>
      </dsp:txXfrm>
    </dsp:sp>
    <dsp:sp modelId="{7482FD3A-0537-4878-8D24-DBBA200B1B6F}">
      <dsp:nvSpPr>
        <dsp:cNvPr id="0" name=""/>
        <dsp:cNvSpPr/>
      </dsp:nvSpPr>
      <dsp:spPr>
        <a:xfrm rot="2142401">
          <a:off x="4433437" y="1342830"/>
          <a:ext cx="58138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581380" y="2221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4709593" y="1350510"/>
        <a:ext cx="29069" cy="29069"/>
      </dsp:txXfrm>
    </dsp:sp>
    <dsp:sp modelId="{A91BC5BB-A5AC-4D32-B9C1-600C5579BB84}">
      <dsp:nvSpPr>
        <dsp:cNvPr id="0" name=""/>
        <dsp:cNvSpPr/>
      </dsp:nvSpPr>
      <dsp:spPr>
        <a:xfrm>
          <a:off x="4960173" y="1239645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GMUD Normal</a:t>
          </a:r>
        </a:p>
      </dsp:txBody>
      <dsp:txXfrm>
        <a:off x="4977457" y="1256929"/>
        <a:ext cx="1145657" cy="55554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3333" y="83248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Preencher o formulário de GMUD da GOL em Excel</a:t>
          </a:r>
        </a:p>
      </dsp:txBody>
      <dsp:txXfrm>
        <a:off x="20026" y="99941"/>
        <a:ext cx="536538" cy="1970841"/>
      </dsp:txXfrm>
    </dsp:sp>
    <dsp:sp modelId="{831CF8A2-69B4-4C76-9026-D5698901607B}">
      <dsp:nvSpPr>
        <dsp:cNvPr id="0" name=""/>
        <dsp:cNvSpPr/>
      </dsp:nvSpPr>
      <dsp:spPr>
        <a:xfrm rot="217572">
          <a:off x="573024" y="1081093"/>
          <a:ext cx="233612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33612" y="11656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b="0" kern="1200"/>
        </a:p>
      </dsp:txBody>
      <dsp:txXfrm>
        <a:off x="683989" y="1086909"/>
        <a:ext cx="11680" cy="11680"/>
      </dsp:txXfrm>
    </dsp:sp>
    <dsp:sp modelId="{8B452595-21B9-4E19-9B91-AA3E5CBC60DE}">
      <dsp:nvSpPr>
        <dsp:cNvPr id="0" name=""/>
        <dsp:cNvSpPr/>
      </dsp:nvSpPr>
      <dsp:spPr>
        <a:xfrm>
          <a:off x="806402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Acessar o link do </a:t>
          </a:r>
          <a:r>
            <a:rPr lang="pt-BR" sz="800" kern="1200"/>
            <a:t>Cherwell Client</a:t>
          </a:r>
          <a:endParaRPr lang="pt-BR" sz="800" b="0" kern="1200"/>
        </a:p>
      </dsp:txBody>
      <dsp:txXfrm>
        <a:off x="823095" y="114716"/>
        <a:ext cx="536538" cy="1970841"/>
      </dsp:txXfrm>
    </dsp:sp>
    <dsp:sp modelId="{7F10B0A7-39A6-468A-AC25-77890A49978F}">
      <dsp:nvSpPr>
        <dsp:cNvPr id="0" name=""/>
        <dsp:cNvSpPr/>
      </dsp:nvSpPr>
      <dsp:spPr>
        <a:xfrm rot="21372349">
          <a:off x="1376082" y="1081093"/>
          <a:ext cx="223284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3284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b="0" kern="1200"/>
        </a:p>
      </dsp:txBody>
      <dsp:txXfrm>
        <a:off x="1482142" y="1087167"/>
        <a:ext cx="11164" cy="11164"/>
      </dsp:txXfrm>
    </dsp:sp>
    <dsp:sp modelId="{022328F3-CF6F-447C-98D2-350D54EED021}">
      <dsp:nvSpPr>
        <dsp:cNvPr id="0" name=""/>
        <dsp:cNvSpPr/>
      </dsp:nvSpPr>
      <dsp:spPr>
        <a:xfrm>
          <a:off x="1599121" y="83248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Preencher a GMUD no link do </a:t>
          </a:r>
          <a:r>
            <a:rPr lang="pt-BR" sz="800" kern="1200"/>
            <a:t>Cherwell Client</a:t>
          </a:r>
          <a:endParaRPr lang="pt-BR" sz="800" b="0" kern="1200"/>
        </a:p>
      </dsp:txBody>
      <dsp:txXfrm>
        <a:off x="1615814" y="99941"/>
        <a:ext cx="536538" cy="1970841"/>
      </dsp:txXfrm>
    </dsp:sp>
    <dsp:sp modelId="{3F8F0B7C-ED5F-491A-96EA-612C7590419A}">
      <dsp:nvSpPr>
        <dsp:cNvPr id="0" name=""/>
        <dsp:cNvSpPr/>
      </dsp:nvSpPr>
      <dsp:spPr>
        <a:xfrm rot="217572">
          <a:off x="2168812" y="1081093"/>
          <a:ext cx="233612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33612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279778" y="1086909"/>
        <a:ext cx="11680" cy="11680"/>
      </dsp:txXfrm>
    </dsp:sp>
    <dsp:sp modelId="{1FAE5E2B-8A39-4F42-BAE9-1A77ADE0F183}">
      <dsp:nvSpPr>
        <dsp:cNvPr id="0" name=""/>
        <dsp:cNvSpPr/>
      </dsp:nvSpPr>
      <dsp:spPr>
        <a:xfrm>
          <a:off x="2402190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Enviar por e-mail o formulário em Excel e o nº da GMUD</a:t>
          </a:r>
        </a:p>
      </dsp:txBody>
      <dsp:txXfrm>
        <a:off x="2418883" y="114716"/>
        <a:ext cx="536538" cy="1970841"/>
      </dsp:txXfrm>
    </dsp:sp>
    <dsp:sp modelId="{94BEA19B-31B6-4075-BA6B-CC643B0526FF}">
      <dsp:nvSpPr>
        <dsp:cNvPr id="0" name=""/>
        <dsp:cNvSpPr/>
      </dsp:nvSpPr>
      <dsp:spPr>
        <a:xfrm>
          <a:off x="2972115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080400" y="1094438"/>
        <a:ext cx="11398" cy="11398"/>
      </dsp:txXfrm>
    </dsp:sp>
    <dsp:sp modelId="{5D777184-284E-41A5-9DA0-E5AFB883145C}">
      <dsp:nvSpPr>
        <dsp:cNvPr id="0" name=""/>
        <dsp:cNvSpPr/>
      </dsp:nvSpPr>
      <dsp:spPr>
        <a:xfrm>
          <a:off x="3200084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Solicitar validação técnica  da GOL</a:t>
          </a:r>
        </a:p>
      </dsp:txBody>
      <dsp:txXfrm>
        <a:off x="3216777" y="114716"/>
        <a:ext cx="536538" cy="1970841"/>
      </dsp:txXfrm>
    </dsp:sp>
    <dsp:sp modelId="{4EF59DD4-8556-4E54-9E1E-9A30B41376D2}">
      <dsp:nvSpPr>
        <dsp:cNvPr id="0" name=""/>
        <dsp:cNvSpPr/>
      </dsp:nvSpPr>
      <dsp:spPr>
        <a:xfrm>
          <a:off x="3770009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878294" y="1094438"/>
        <a:ext cx="11398" cy="11398"/>
      </dsp:txXfrm>
    </dsp:sp>
    <dsp:sp modelId="{B1D6D214-2717-4283-A0BE-CF431EB1E151}">
      <dsp:nvSpPr>
        <dsp:cNvPr id="0" name=""/>
        <dsp:cNvSpPr/>
      </dsp:nvSpPr>
      <dsp:spPr>
        <a:xfrm>
          <a:off x="3997978" y="104774"/>
          <a:ext cx="569924" cy="199072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Solicitar a CALL com a equipe da GOL</a:t>
          </a:r>
        </a:p>
      </dsp:txBody>
      <dsp:txXfrm>
        <a:off x="4014671" y="121467"/>
        <a:ext cx="536538" cy="1957339"/>
      </dsp:txXfrm>
    </dsp:sp>
    <dsp:sp modelId="{9A4F2023-C596-4517-AF46-F7FD3343C8B7}">
      <dsp:nvSpPr>
        <dsp:cNvPr id="0" name=""/>
        <dsp:cNvSpPr/>
      </dsp:nvSpPr>
      <dsp:spPr>
        <a:xfrm>
          <a:off x="4567903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4676188" y="1094438"/>
        <a:ext cx="11398" cy="11398"/>
      </dsp:txXfrm>
    </dsp:sp>
    <dsp:sp modelId="{16F6F191-66E8-4C3A-8283-132EE2C6FBC0}">
      <dsp:nvSpPr>
        <dsp:cNvPr id="0" name=""/>
        <dsp:cNvSpPr/>
      </dsp:nvSpPr>
      <dsp:spPr>
        <a:xfrm>
          <a:off x="4795873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Enviar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e-mail de confirmação com agenda e questionário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preenchido</a:t>
          </a:r>
        </a:p>
      </dsp:txBody>
      <dsp:txXfrm>
        <a:off x="4812566" y="114716"/>
        <a:ext cx="536538" cy="1970841"/>
      </dsp:txXfrm>
    </dsp:sp>
    <dsp:sp modelId="{6D13DEE2-5B6B-4EA8-94B1-D8D2A69D5153}">
      <dsp:nvSpPr>
        <dsp:cNvPr id="0" name=""/>
        <dsp:cNvSpPr/>
      </dsp:nvSpPr>
      <dsp:spPr>
        <a:xfrm>
          <a:off x="5365797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5474083" y="1094438"/>
        <a:ext cx="11398" cy="11398"/>
      </dsp:txXfrm>
    </dsp:sp>
    <dsp:sp modelId="{62B8480A-0046-471D-A5DE-0D2014909BAB}">
      <dsp:nvSpPr>
        <dsp:cNvPr id="0" name=""/>
        <dsp:cNvSpPr/>
      </dsp:nvSpPr>
      <dsp:spPr>
        <a:xfrm>
          <a:off x="5593767" y="106616"/>
          <a:ext cx="569924" cy="198704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Anexar na GMUD o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0" kern="1200"/>
            <a:t>e-mail de confirmação</a:t>
          </a:r>
        </a:p>
      </dsp:txBody>
      <dsp:txXfrm>
        <a:off x="5610460" y="123309"/>
        <a:ext cx="536538" cy="195365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0" y="294988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Preencher o formulário de GMUD da GOL em Excel</a:t>
          </a:r>
        </a:p>
      </dsp:txBody>
      <dsp:txXfrm>
        <a:off x="26103" y="321091"/>
        <a:ext cx="839014" cy="1603957"/>
      </dsp:txXfrm>
    </dsp:sp>
    <dsp:sp modelId="{831CF8A2-69B4-4C76-9026-D5698901607B}">
      <dsp:nvSpPr>
        <dsp:cNvPr id="0" name=""/>
        <dsp:cNvSpPr/>
      </dsp:nvSpPr>
      <dsp:spPr>
        <a:xfrm rot="219395">
          <a:off x="890851" y="1117127"/>
          <a:ext cx="362281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62281" y="174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1062935" y="1125565"/>
        <a:ext cx="18114" cy="18114"/>
      </dsp:txXfrm>
    </dsp:sp>
    <dsp:sp modelId="{8B452595-21B9-4E19-9B91-AA3E5CBC60DE}">
      <dsp:nvSpPr>
        <dsp:cNvPr id="0" name=""/>
        <dsp:cNvSpPr/>
      </dsp:nvSpPr>
      <dsp:spPr>
        <a:xfrm>
          <a:off x="1252764" y="318093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Acessar o link do </a:t>
          </a:r>
          <a:r>
            <a:rPr lang="pt-BR" sz="1100" kern="1200"/>
            <a:t>Cherwell Client</a:t>
          </a:r>
          <a:endParaRPr lang="pt-BR" sz="1100" b="0" kern="1200"/>
        </a:p>
      </dsp:txBody>
      <dsp:txXfrm>
        <a:off x="1278867" y="344196"/>
        <a:ext cx="839014" cy="1603957"/>
      </dsp:txXfrm>
    </dsp:sp>
    <dsp:sp modelId="{7F10B0A7-39A6-468A-AC25-77890A49978F}">
      <dsp:nvSpPr>
        <dsp:cNvPr id="0" name=""/>
        <dsp:cNvSpPr/>
      </dsp:nvSpPr>
      <dsp:spPr>
        <a:xfrm rot="21372349">
          <a:off x="2143601" y="1117127"/>
          <a:ext cx="349161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49161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2309453" y="1125893"/>
        <a:ext cx="17458" cy="17458"/>
      </dsp:txXfrm>
    </dsp:sp>
    <dsp:sp modelId="{022328F3-CF6F-447C-98D2-350D54EED021}">
      <dsp:nvSpPr>
        <dsp:cNvPr id="0" name=""/>
        <dsp:cNvSpPr/>
      </dsp:nvSpPr>
      <dsp:spPr>
        <a:xfrm>
          <a:off x="2492380" y="294988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Preencher a GMUD no link do </a:t>
          </a:r>
          <a:r>
            <a:rPr lang="pt-BR" sz="1100" kern="1200"/>
            <a:t>Cherwell Client</a:t>
          </a:r>
          <a:endParaRPr lang="pt-BR" sz="1100" b="0" kern="1200"/>
        </a:p>
      </dsp:txBody>
      <dsp:txXfrm>
        <a:off x="2518483" y="321091"/>
        <a:ext cx="839014" cy="1603957"/>
      </dsp:txXfrm>
    </dsp:sp>
    <dsp:sp modelId="{94BEA19B-31B6-4075-BA6B-CC643B0526FF}">
      <dsp:nvSpPr>
        <dsp:cNvPr id="0" name=""/>
        <dsp:cNvSpPr/>
      </dsp:nvSpPr>
      <dsp:spPr>
        <a:xfrm rot="217572">
          <a:off x="3383234" y="1117127"/>
          <a:ext cx="365311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65311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3556757" y="1125489"/>
        <a:ext cx="18265" cy="18265"/>
      </dsp:txXfrm>
    </dsp:sp>
    <dsp:sp modelId="{5D777184-284E-41A5-9DA0-E5AFB883145C}">
      <dsp:nvSpPr>
        <dsp:cNvPr id="0" name=""/>
        <dsp:cNvSpPr/>
      </dsp:nvSpPr>
      <dsp:spPr>
        <a:xfrm>
          <a:off x="3748180" y="318093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Solicitar validação técnica da GOL (aprovação até quinta-feira pela manhã)</a:t>
          </a:r>
        </a:p>
      </dsp:txBody>
      <dsp:txXfrm>
        <a:off x="3774283" y="344196"/>
        <a:ext cx="839014" cy="1603957"/>
      </dsp:txXfrm>
    </dsp:sp>
    <dsp:sp modelId="{03A787A3-F403-4598-9074-6719458E6DF6}">
      <dsp:nvSpPr>
        <dsp:cNvPr id="0" name=""/>
        <dsp:cNvSpPr/>
      </dsp:nvSpPr>
      <dsp:spPr>
        <a:xfrm>
          <a:off x="4639400" y="1128679"/>
          <a:ext cx="356488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56488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4808732" y="1137262"/>
        <a:ext cx="17824" cy="17824"/>
      </dsp:txXfrm>
    </dsp:sp>
    <dsp:sp modelId="{02E72FBD-6157-4EF1-BC7D-8E82EDFED3F8}">
      <dsp:nvSpPr>
        <dsp:cNvPr id="0" name=""/>
        <dsp:cNvSpPr/>
      </dsp:nvSpPr>
      <dsp:spPr>
        <a:xfrm>
          <a:off x="4995888" y="311148"/>
          <a:ext cx="891220" cy="167005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Participar da reunião do Comitê da GOL (toda quinta-feira)</a:t>
          </a:r>
        </a:p>
      </dsp:txBody>
      <dsp:txXfrm>
        <a:off x="5021991" y="337251"/>
        <a:ext cx="839014" cy="16178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218B86-B1E0-45AA-A9F9-EAD0C324E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1119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Possatto Rothstein</dc:creator>
  <cp:lastModifiedBy>Rodrigo Possatto Rothstein</cp:lastModifiedBy>
  <cp:revision>4</cp:revision>
  <cp:lastPrinted>2015-12-15T14:05:00Z</cp:lastPrinted>
  <dcterms:created xsi:type="dcterms:W3CDTF">2016-11-08T16:40:00Z</dcterms:created>
  <dcterms:modified xsi:type="dcterms:W3CDTF">2016-11-08T16:42:00Z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