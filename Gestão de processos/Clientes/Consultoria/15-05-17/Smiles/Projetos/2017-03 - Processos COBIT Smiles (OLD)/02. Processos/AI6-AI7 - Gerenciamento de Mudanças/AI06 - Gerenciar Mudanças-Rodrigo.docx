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873" w:rsidRPr="00C4056A" w:rsidRDefault="006A44A2" w:rsidP="000C2873">
      <w:pPr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4DCE9E8C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68AD" w:rsidRDefault="00FA68AD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FA68AD" w:rsidRDefault="00FA68AD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B7DDA">
        <w:rPr>
          <w:rFonts w:cstheme="minorHAnsi"/>
        </w:rPr>
        <w:t xml:space="preserve"> </w:t>
      </w:r>
      <w:proofErr w:type="gramStart"/>
      <w:r w:rsidR="009227FD">
        <w:rPr>
          <w:rFonts w:cstheme="minorHAnsi"/>
        </w:rPr>
        <w:t>1</w:t>
      </w:r>
      <w:proofErr w:type="gramEnd"/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D917FA" w:rsidRPr="00C4056A" w:rsidRDefault="00D917FA" w:rsidP="00FA3224">
      <w:pPr>
        <w:jc w:val="center"/>
        <w:rPr>
          <w:rFonts w:cstheme="minorHAnsi"/>
        </w:rPr>
      </w:pPr>
    </w:p>
    <w:p w:rsidR="00D917FA" w:rsidRPr="00C4056A" w:rsidRDefault="00D917FA" w:rsidP="00FA3224">
      <w:pPr>
        <w:jc w:val="center"/>
        <w:rPr>
          <w:rFonts w:cstheme="minorHAnsi"/>
        </w:rPr>
      </w:pPr>
    </w:p>
    <w:p w:rsidR="00330667" w:rsidRPr="00C4056A" w:rsidRDefault="006A44A2" w:rsidP="00FA3224">
      <w:pPr>
        <w:jc w:val="center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68AD" w:rsidRDefault="00FA68AD" w:rsidP="00DC5E7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Gerenciamento de Mudanças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FA68AD" w:rsidRDefault="00FA68AD" w:rsidP="00DC5E7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Gerenciamento de Mudanças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CD01CE" w:rsidRPr="00C4056A" w:rsidRDefault="00CD01CE" w:rsidP="00330667">
      <w:pPr>
        <w:jc w:val="center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right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right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C4056A" w:rsidRDefault="00E94ACE" w:rsidP="00214DB0">
          <w:pPr>
            <w:pStyle w:val="Ttulo1"/>
            <w:jc w:val="center"/>
            <w:rPr>
              <w:rFonts w:asciiTheme="minorHAnsi" w:hAnsiTheme="minorHAnsi" w:cstheme="minorHAnsi"/>
              <w:lang w:eastAsia="pt-BR"/>
            </w:rPr>
          </w:pPr>
        </w:p>
        <w:p w:rsidR="00DA13F8" w:rsidRDefault="00E94AC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r w:rsidRPr="00C4056A">
            <w:fldChar w:fldCharType="begin"/>
          </w:r>
          <w:r w:rsidRPr="00C4056A">
            <w:instrText xml:space="preserve"> TOC \o "1-3" \h \z \u </w:instrText>
          </w:r>
          <w:r w:rsidRPr="00C4056A">
            <w:fldChar w:fldCharType="separate"/>
          </w:r>
          <w:hyperlink w:anchor="_Toc465347151" w:history="1">
            <w:r w:rsidR="00DA13F8" w:rsidRPr="004A7594">
              <w:rPr>
                <w:rStyle w:val="Hyperlink"/>
              </w:rPr>
              <w:t>1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Gerenciamento de Mudanças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_Toc465347151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3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2" w:history="1">
            <w:r w:rsidR="00DA13F8" w:rsidRPr="004A7594">
              <w:rPr>
                <w:rStyle w:val="Hyperlink"/>
              </w:rPr>
              <w:t>1.1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Objetivo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_Toc465347152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3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3" w:history="1">
            <w:r w:rsidR="00DA13F8" w:rsidRPr="004A7594">
              <w:rPr>
                <w:rStyle w:val="Hyperlink"/>
              </w:rPr>
              <w:t>1.2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Escopo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_Toc465347153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3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4" w:history="1">
            <w:r w:rsidR="00DA13F8" w:rsidRPr="004A7594">
              <w:rPr>
                <w:rStyle w:val="Hyperlink"/>
              </w:rPr>
              <w:t>1.3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Glossário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_Toc465347154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3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5" w:history="1">
            <w:r w:rsidR="00DA13F8" w:rsidRPr="004A7594">
              <w:rPr>
                <w:rStyle w:val="Hyperlink"/>
              </w:rPr>
              <w:t>1.4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Diretrizes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_Toc465347155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4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6" w:history="1">
            <w:r w:rsidR="00DA13F8" w:rsidRPr="004A7594">
              <w:rPr>
                <w:rStyle w:val="Hyperlink"/>
              </w:rPr>
              <w:t>1.5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Interface com outros processos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_Toc465347156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7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7" w:history="1">
            <w:r w:rsidR="00DA13F8" w:rsidRPr="004A7594">
              <w:rPr>
                <w:rStyle w:val="Hyperlink"/>
                <w:i/>
              </w:rPr>
              <w:t>1.5.1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Gerenciamento de Incidentes de Segurança da Informação: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_Toc465347157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7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8" w:history="1">
            <w:r w:rsidR="00DA13F8" w:rsidRPr="004A7594">
              <w:rPr>
                <w:rStyle w:val="Hyperlink"/>
                <w:i/>
              </w:rPr>
              <w:t>1.5.2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Gerenciamento de Incidentes de TI: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_Toc465347158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7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59" w:history="1">
            <w:r w:rsidR="00DA13F8" w:rsidRPr="004A7594">
              <w:rPr>
                <w:rStyle w:val="Hyperlink"/>
                <w:i/>
              </w:rPr>
              <w:t>1.5.3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Gerenciamento de Problemas: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_Toc465347159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7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0" w:history="1">
            <w:r w:rsidR="00DA13F8" w:rsidRPr="004A7594">
              <w:rPr>
                <w:rStyle w:val="Hyperlink"/>
                <w:i/>
              </w:rPr>
              <w:t>1.5.4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Gerenciamento de Níveis de Serviço: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_Toc465347160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8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1" w:history="1">
            <w:r w:rsidR="00DA13F8" w:rsidRPr="004A7594">
              <w:rPr>
                <w:rStyle w:val="Hyperlink"/>
                <w:i/>
              </w:rPr>
              <w:t>1.5.5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Gerenciamento de Disponibilidade: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_Toc465347161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8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2" w:history="1">
            <w:r w:rsidR="00DA13F8" w:rsidRPr="004A7594">
              <w:rPr>
                <w:rStyle w:val="Hyperlink"/>
                <w:i/>
              </w:rPr>
              <w:t>1.5.6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Gerenciamento de Capacidade: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_Toc465347162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8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3" w:history="1">
            <w:r w:rsidR="00DA13F8" w:rsidRPr="004A7594">
              <w:rPr>
                <w:rStyle w:val="Hyperlink"/>
              </w:rPr>
              <w:t>1.6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Impacto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_Toc465347163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8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4" w:history="1">
            <w:r w:rsidR="00DA13F8" w:rsidRPr="004A7594">
              <w:rPr>
                <w:rStyle w:val="Hyperlink"/>
              </w:rPr>
              <w:t>1.7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Probabilidade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_Toc465347164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9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5" w:history="1">
            <w:r w:rsidR="00DA13F8" w:rsidRPr="004A7594">
              <w:rPr>
                <w:rStyle w:val="Hyperlink"/>
              </w:rPr>
              <w:t>1.8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Estabelecendo o Risco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_Toc465347165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9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6" w:history="1">
            <w:r w:rsidR="00DA13F8" w:rsidRPr="004A7594">
              <w:rPr>
                <w:rStyle w:val="Hyperlink"/>
                <w:i/>
              </w:rPr>
              <w:t>1.8.1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Classificação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_Toc465347166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10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7" w:history="1">
            <w:r w:rsidR="00DA13F8" w:rsidRPr="004A7594">
              <w:rPr>
                <w:rStyle w:val="Hyperlink"/>
              </w:rPr>
              <w:t>2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Proposta de Mudança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_Toc465347167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10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8" w:history="1">
            <w:r w:rsidR="00DA13F8" w:rsidRPr="004A7594">
              <w:rPr>
                <w:rStyle w:val="Hyperlink"/>
              </w:rPr>
              <w:t>3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Calendário de Mudanças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_Toc465347168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10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69" w:history="1">
            <w:r w:rsidR="00DA13F8" w:rsidRPr="004A7594">
              <w:rPr>
                <w:rStyle w:val="Hyperlink"/>
              </w:rPr>
              <w:t>4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Comitês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_Toc465347169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11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0" w:history="1">
            <w:r w:rsidR="00DA13F8" w:rsidRPr="004A7594">
              <w:rPr>
                <w:rStyle w:val="Hyperlink"/>
              </w:rPr>
              <w:t>4.1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Membros do Comitê Consultivo de Mudanças (CAB)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_Toc465347170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11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1" w:history="1">
            <w:r w:rsidR="00DA13F8" w:rsidRPr="004A7594">
              <w:rPr>
                <w:rStyle w:val="Hyperlink"/>
              </w:rPr>
              <w:t>4.2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Membros do Comitê Consultivo de Mudanças Emergencial (ECAB)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_Toc465347171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11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2" w:history="1">
            <w:r w:rsidR="00DA13F8" w:rsidRPr="004A7594">
              <w:rPr>
                <w:rStyle w:val="Hyperlink"/>
              </w:rPr>
              <w:t>5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Fluxo Macro “Gerenciamento de Mudanças”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_Toc465347172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12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3" w:history="1">
            <w:r w:rsidR="00DA13F8" w:rsidRPr="004A7594">
              <w:rPr>
                <w:rStyle w:val="Hyperlink"/>
              </w:rPr>
              <w:t>5.1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Descrição do Fluxo Macro “Gerenciamento de Mudanças”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_Toc465347173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12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4" w:history="1">
            <w:r w:rsidR="00DA13F8" w:rsidRPr="004A7594">
              <w:rPr>
                <w:rStyle w:val="Hyperlink"/>
              </w:rPr>
              <w:t>6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Fluxo detalhado “Gerenciamento de Mudanças”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_Toc465347174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13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5" w:history="1">
            <w:r w:rsidR="00DA13F8" w:rsidRPr="004A7594">
              <w:rPr>
                <w:rStyle w:val="Hyperlink"/>
              </w:rPr>
              <w:t>6.1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Descrição do Fluxo detalhado “Gerenciamento de Mudanças”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_Toc465347175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13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6" w:history="1">
            <w:r w:rsidR="00DA13F8" w:rsidRPr="004A7594">
              <w:rPr>
                <w:rStyle w:val="Hyperlink"/>
              </w:rPr>
              <w:t>7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Matriz RACI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_Toc465347176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16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7" w:history="1">
            <w:r w:rsidR="00DA13F8" w:rsidRPr="004A7594">
              <w:rPr>
                <w:rStyle w:val="Hyperlink"/>
              </w:rPr>
              <w:t>8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Indicadores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_Toc465347177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16</w:t>
            </w:r>
            <w:r w:rsidR="00DA13F8">
              <w:rPr>
                <w:webHidden/>
              </w:rPr>
              <w:fldChar w:fldCharType="end"/>
            </w:r>
          </w:hyperlink>
        </w:p>
        <w:p w:rsidR="00DA13F8" w:rsidRDefault="00FA68AD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347178" w:history="1">
            <w:r w:rsidR="00DA13F8" w:rsidRPr="004A7594">
              <w:rPr>
                <w:rStyle w:val="Hyperlink"/>
              </w:rPr>
              <w:t>9</w:t>
            </w:r>
            <w:r w:rsidR="00DA13F8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A13F8" w:rsidRPr="004A7594">
              <w:rPr>
                <w:rStyle w:val="Hyperlink"/>
              </w:rPr>
              <w:t>Documentos de apoio</w:t>
            </w:r>
            <w:r w:rsidR="00DA13F8">
              <w:rPr>
                <w:webHidden/>
              </w:rPr>
              <w:tab/>
            </w:r>
            <w:r w:rsidR="00DA13F8">
              <w:rPr>
                <w:webHidden/>
              </w:rPr>
              <w:fldChar w:fldCharType="begin"/>
            </w:r>
            <w:r w:rsidR="00DA13F8">
              <w:rPr>
                <w:webHidden/>
              </w:rPr>
              <w:instrText xml:space="preserve"> PAGEREF _Toc465347178 \h </w:instrText>
            </w:r>
            <w:r w:rsidR="00DA13F8">
              <w:rPr>
                <w:webHidden/>
              </w:rPr>
            </w:r>
            <w:r w:rsidR="00DA13F8">
              <w:rPr>
                <w:webHidden/>
              </w:rPr>
              <w:fldChar w:fldCharType="separate"/>
            </w:r>
            <w:r w:rsidR="00DA13F8">
              <w:rPr>
                <w:webHidden/>
              </w:rPr>
              <w:t>17</w:t>
            </w:r>
            <w:r w:rsidR="00DA13F8">
              <w:rPr>
                <w:webHidden/>
              </w:rPr>
              <w:fldChar w:fldCharType="end"/>
            </w:r>
          </w:hyperlink>
        </w:p>
        <w:p w:rsidR="00593876" w:rsidRPr="00C4056A" w:rsidRDefault="00E94ACE" w:rsidP="00593876">
          <w:pPr>
            <w:rPr>
              <w:rFonts w:cstheme="minorHAnsi"/>
              <w:b/>
              <w:sz w:val="20"/>
              <w:szCs w:val="20"/>
            </w:rPr>
          </w:pPr>
          <w:r w:rsidRPr="00C4056A">
            <w:rPr>
              <w:rFonts w:cstheme="minorHAnsi"/>
              <w:b/>
              <w:bCs/>
            </w:rPr>
            <w:fldChar w:fldCharType="end"/>
          </w:r>
        </w:p>
        <w:p w:rsidR="00E94ACE" w:rsidRPr="00C4056A" w:rsidRDefault="00FA68AD">
          <w:pPr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:rsidR="00521ECA" w:rsidRDefault="00521ECA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281FDB" w:rsidRPr="00C4056A" w:rsidRDefault="000E76B5" w:rsidP="009F7D35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0" w:name="_Toc465347151"/>
      <w:r>
        <w:rPr>
          <w:rFonts w:asciiTheme="minorHAnsi" w:hAnsiTheme="minorHAnsi" w:cstheme="minorHAnsi"/>
          <w:sz w:val="28"/>
        </w:rPr>
        <w:lastRenderedPageBreak/>
        <w:t>Gerenciamento de Mudanças</w:t>
      </w:r>
      <w:bookmarkEnd w:id="0"/>
    </w:p>
    <w:p w:rsidR="00E94ACE" w:rsidRPr="00C4056A" w:rsidRDefault="00E94ACE" w:rsidP="00E94ACE">
      <w:pPr>
        <w:spacing w:after="0"/>
        <w:rPr>
          <w:rFonts w:cstheme="minorHAnsi"/>
        </w:rPr>
      </w:pPr>
    </w:p>
    <w:p w:rsidR="00B33050" w:rsidRPr="00C4056A" w:rsidRDefault="00DE1C39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" w:name="_Toc465347152"/>
      <w:r w:rsidRPr="00C4056A">
        <w:rPr>
          <w:rFonts w:asciiTheme="minorHAnsi" w:hAnsiTheme="minorHAnsi" w:cstheme="minorHAnsi"/>
          <w:sz w:val="28"/>
        </w:rPr>
        <w:t>Objetivo</w:t>
      </w:r>
      <w:bookmarkEnd w:id="1"/>
    </w:p>
    <w:p w:rsidR="00CA5C68" w:rsidRDefault="00C52E20" w:rsidP="00730330">
      <w:pPr>
        <w:ind w:right="282"/>
        <w:jc w:val="both"/>
        <w:rPr>
          <w:rFonts w:cstheme="minorHAnsi"/>
        </w:rPr>
      </w:pPr>
      <w:r>
        <w:rPr>
          <w:rFonts w:cstheme="minorHAnsi"/>
        </w:rPr>
        <w:t xml:space="preserve">Este processo tem como objetivo </w:t>
      </w:r>
      <w:r w:rsidR="00730330">
        <w:rPr>
          <w:rFonts w:cstheme="minorHAnsi"/>
        </w:rPr>
        <w:t>ga</w:t>
      </w:r>
      <w:r w:rsidR="00730330" w:rsidRPr="00730330">
        <w:rPr>
          <w:rFonts w:cstheme="minorHAnsi"/>
        </w:rPr>
        <w:t xml:space="preserve">rantir que todas as mudanças </w:t>
      </w:r>
      <w:r w:rsidR="00F51B8F">
        <w:rPr>
          <w:rFonts w:cstheme="minorHAnsi"/>
        </w:rPr>
        <w:t xml:space="preserve">de TI em ambiente de produção </w:t>
      </w:r>
      <w:r w:rsidR="00730330" w:rsidRPr="00730330">
        <w:rPr>
          <w:rFonts w:cstheme="minorHAnsi"/>
        </w:rPr>
        <w:t xml:space="preserve">serão </w:t>
      </w:r>
      <w:r w:rsidR="00730330">
        <w:rPr>
          <w:rFonts w:cstheme="minorHAnsi"/>
        </w:rPr>
        <w:t>r</w:t>
      </w:r>
      <w:r w:rsidR="00730330" w:rsidRPr="00730330">
        <w:rPr>
          <w:rFonts w:cstheme="minorHAnsi"/>
        </w:rPr>
        <w:t xml:space="preserve">egistradas, </w:t>
      </w:r>
      <w:r w:rsidR="00730330">
        <w:rPr>
          <w:rFonts w:cstheme="minorHAnsi"/>
        </w:rPr>
        <w:t>a</w:t>
      </w:r>
      <w:r w:rsidR="00730330" w:rsidRPr="00730330">
        <w:rPr>
          <w:rFonts w:cstheme="minorHAnsi"/>
        </w:rPr>
        <w:t xml:space="preserve">valiadas, </w:t>
      </w:r>
      <w:r w:rsidR="00730330">
        <w:rPr>
          <w:rFonts w:cstheme="minorHAnsi"/>
        </w:rPr>
        <w:t>a</w:t>
      </w:r>
      <w:r w:rsidR="00730330" w:rsidRPr="00730330">
        <w:rPr>
          <w:rFonts w:cstheme="minorHAnsi"/>
        </w:rPr>
        <w:t xml:space="preserve">utorizadas, </w:t>
      </w:r>
      <w:r w:rsidR="00730330">
        <w:rPr>
          <w:rFonts w:cstheme="minorHAnsi"/>
        </w:rPr>
        <w:t>p</w:t>
      </w:r>
      <w:r w:rsidR="00730330" w:rsidRPr="00730330">
        <w:rPr>
          <w:rFonts w:cstheme="minorHAnsi"/>
        </w:rPr>
        <w:t xml:space="preserve">riorizadas, </w:t>
      </w:r>
      <w:r w:rsidR="00730330">
        <w:rPr>
          <w:rFonts w:cstheme="minorHAnsi"/>
        </w:rPr>
        <w:t>p</w:t>
      </w:r>
      <w:r w:rsidR="00730330" w:rsidRPr="00730330">
        <w:rPr>
          <w:rFonts w:cstheme="minorHAnsi"/>
        </w:rPr>
        <w:t xml:space="preserve">lanejadas, </w:t>
      </w:r>
      <w:r w:rsidR="00730330">
        <w:rPr>
          <w:rFonts w:cstheme="minorHAnsi"/>
        </w:rPr>
        <w:t>t</w:t>
      </w:r>
      <w:r w:rsidR="00730330" w:rsidRPr="00730330">
        <w:rPr>
          <w:rFonts w:cstheme="minorHAnsi"/>
        </w:rPr>
        <w:t xml:space="preserve">estadas, </w:t>
      </w:r>
      <w:r w:rsidR="00730330">
        <w:rPr>
          <w:rFonts w:cstheme="minorHAnsi"/>
        </w:rPr>
        <w:t>i</w:t>
      </w:r>
      <w:r w:rsidR="00730330" w:rsidRPr="00730330">
        <w:rPr>
          <w:rFonts w:cstheme="minorHAnsi"/>
        </w:rPr>
        <w:t xml:space="preserve">mplementadas, </w:t>
      </w:r>
      <w:r w:rsidR="00730330">
        <w:rPr>
          <w:rFonts w:cstheme="minorHAnsi"/>
        </w:rPr>
        <w:t>d</w:t>
      </w:r>
      <w:r w:rsidR="00730330" w:rsidRPr="00730330">
        <w:rPr>
          <w:rFonts w:cstheme="minorHAnsi"/>
        </w:rPr>
        <w:t xml:space="preserve">ocumentadas e </w:t>
      </w:r>
      <w:r w:rsidR="00730330">
        <w:rPr>
          <w:rFonts w:cstheme="minorHAnsi"/>
        </w:rPr>
        <w:t>r</w:t>
      </w:r>
      <w:r w:rsidR="00730330" w:rsidRPr="00730330">
        <w:rPr>
          <w:rFonts w:cstheme="minorHAnsi"/>
        </w:rPr>
        <w:t xml:space="preserve">evisadas de maneira padronizada e controlada, reduzindo assim </w:t>
      </w:r>
      <w:r w:rsidR="008E6101">
        <w:rPr>
          <w:rFonts w:cstheme="minorHAnsi"/>
        </w:rPr>
        <w:t xml:space="preserve">impacto </w:t>
      </w:r>
      <w:r w:rsidR="00C334DC">
        <w:rPr>
          <w:rFonts w:cstheme="minorHAnsi"/>
        </w:rPr>
        <w:t xml:space="preserve">e risco </w:t>
      </w:r>
      <w:r w:rsidR="008E6101">
        <w:rPr>
          <w:rFonts w:cstheme="minorHAnsi"/>
        </w:rPr>
        <w:t xml:space="preserve">ao negócio da </w:t>
      </w:r>
      <w:r w:rsidR="008E6101" w:rsidRPr="008E6101">
        <w:rPr>
          <w:rFonts w:cstheme="minorHAnsi"/>
          <w:b/>
          <w:color w:val="F79646" w:themeColor="accent6"/>
        </w:rPr>
        <w:t>Smiles</w:t>
      </w:r>
      <w:r w:rsidR="008E6101">
        <w:rPr>
          <w:rFonts w:cstheme="minorHAnsi"/>
        </w:rPr>
        <w:t>.</w:t>
      </w:r>
      <w:r w:rsidR="00730330" w:rsidRPr="00730330">
        <w:rPr>
          <w:rFonts w:cstheme="minorHAnsi"/>
        </w:rPr>
        <w:t xml:space="preserve"> </w:t>
      </w:r>
    </w:p>
    <w:p w:rsidR="00D03D28" w:rsidRPr="00C4056A" w:rsidRDefault="00D03D28" w:rsidP="007F100A">
      <w:pPr>
        <w:spacing w:after="0"/>
        <w:rPr>
          <w:rFonts w:cstheme="minorHAnsi"/>
        </w:rPr>
      </w:pPr>
    </w:p>
    <w:p w:rsidR="0052303B" w:rsidRPr="00C4056A" w:rsidRDefault="003243BF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" w:name="_Toc465347153"/>
      <w:r w:rsidRPr="00C4056A">
        <w:rPr>
          <w:rFonts w:asciiTheme="minorHAnsi" w:hAnsiTheme="minorHAnsi" w:cstheme="minorHAnsi"/>
          <w:sz w:val="28"/>
        </w:rPr>
        <w:t>Escopo</w:t>
      </w:r>
      <w:bookmarkEnd w:id="2"/>
    </w:p>
    <w:p w:rsidR="00740E9C" w:rsidRPr="00740E9C" w:rsidRDefault="00740E9C" w:rsidP="00740E9C">
      <w:pPr>
        <w:ind w:right="282"/>
        <w:jc w:val="both"/>
        <w:rPr>
          <w:rFonts w:cstheme="minorHAnsi"/>
        </w:rPr>
      </w:pPr>
      <w:r w:rsidRPr="00740E9C">
        <w:rPr>
          <w:rFonts w:cstheme="minorHAnsi"/>
        </w:rPr>
        <w:t xml:space="preserve">O escopo do </w:t>
      </w:r>
      <w:r w:rsidR="00CA5C68">
        <w:rPr>
          <w:rFonts w:cstheme="minorHAnsi"/>
        </w:rPr>
        <w:t xml:space="preserve">processo de </w:t>
      </w:r>
      <w:r w:rsidRPr="00740E9C">
        <w:rPr>
          <w:rFonts w:cstheme="minorHAnsi"/>
        </w:rPr>
        <w:t xml:space="preserve">Gerenciamento de Mudanças cobre </w:t>
      </w:r>
      <w:r w:rsidRPr="00730330">
        <w:rPr>
          <w:rFonts w:cstheme="minorHAnsi"/>
        </w:rPr>
        <w:t xml:space="preserve">qualquer </w:t>
      </w:r>
      <w:r>
        <w:rPr>
          <w:rFonts w:cstheme="minorHAnsi"/>
        </w:rPr>
        <w:t>a</w:t>
      </w:r>
      <w:r w:rsidRPr="00730330">
        <w:rPr>
          <w:rFonts w:cstheme="minorHAnsi"/>
        </w:rPr>
        <w:t xml:space="preserve">dição, </w:t>
      </w:r>
      <w:r>
        <w:rPr>
          <w:rFonts w:cstheme="minorHAnsi"/>
        </w:rPr>
        <w:t>m</w:t>
      </w:r>
      <w:r w:rsidRPr="00730330">
        <w:rPr>
          <w:rFonts w:cstheme="minorHAnsi"/>
        </w:rPr>
        <w:t xml:space="preserve">odificação ou </w:t>
      </w:r>
      <w:r>
        <w:rPr>
          <w:rFonts w:cstheme="minorHAnsi"/>
        </w:rPr>
        <w:t>r</w:t>
      </w:r>
      <w:r w:rsidRPr="00730330">
        <w:rPr>
          <w:rFonts w:cstheme="minorHAnsi"/>
        </w:rPr>
        <w:t>emoção de componente do serviço</w:t>
      </w:r>
      <w:r w:rsidRPr="00740E9C">
        <w:rPr>
          <w:rFonts w:cstheme="minorHAnsi"/>
        </w:rPr>
        <w:t xml:space="preserve"> </w:t>
      </w:r>
      <w:r>
        <w:rPr>
          <w:rFonts w:cstheme="minorHAnsi"/>
        </w:rPr>
        <w:t>no ambiente de produção</w:t>
      </w:r>
      <w:del w:id="3" w:author="Rodrigo Possatto Rothstein" w:date="2016-10-28T09:35:00Z">
        <w:r w:rsidR="00BA36E2" w:rsidDel="0011656F">
          <w:rPr>
            <w:rFonts w:cstheme="minorHAnsi"/>
          </w:rPr>
          <w:delText>, ou seja</w:delText>
        </w:r>
        <w:r w:rsidR="00AA34AD" w:rsidDel="0011656F">
          <w:rPr>
            <w:rFonts w:cstheme="minorHAnsi"/>
          </w:rPr>
          <w:delText>,</w:delText>
        </w:r>
        <w:r w:rsidR="008E6101" w:rsidDel="0011656F">
          <w:rPr>
            <w:rFonts w:cstheme="minorHAnsi"/>
          </w:rPr>
          <w:delText xml:space="preserve"> no D</w:delText>
        </w:r>
        <w:r w:rsidR="00BA36E2" w:rsidDel="0011656F">
          <w:rPr>
            <w:rFonts w:cstheme="minorHAnsi"/>
          </w:rPr>
          <w:delText>atacenter do Escrit</w:delText>
        </w:r>
        <w:r w:rsidR="00DB3529" w:rsidDel="0011656F">
          <w:rPr>
            <w:rFonts w:cstheme="minorHAnsi"/>
          </w:rPr>
          <w:delText>ório Central e</w:delText>
        </w:r>
        <w:r w:rsidR="00BA36E2" w:rsidDel="0011656F">
          <w:rPr>
            <w:rFonts w:cstheme="minorHAnsi"/>
          </w:rPr>
          <w:delText xml:space="preserve"> Datacenter da Amazon</w:delText>
        </w:r>
      </w:del>
      <w:r w:rsidR="00DB3529">
        <w:rPr>
          <w:rFonts w:cstheme="minorHAnsi"/>
        </w:rPr>
        <w:t xml:space="preserve"> da </w:t>
      </w:r>
      <w:r w:rsidR="00DB3529" w:rsidRPr="00740E9C">
        <w:rPr>
          <w:rFonts w:cstheme="minorHAnsi"/>
          <w:b/>
          <w:color w:val="F79646" w:themeColor="accent6"/>
        </w:rPr>
        <w:t>Smiles</w:t>
      </w:r>
      <w:r w:rsidR="00BA36E2">
        <w:rPr>
          <w:rFonts w:cstheme="minorHAnsi"/>
        </w:rPr>
        <w:t>.</w:t>
      </w:r>
      <w:r w:rsidRPr="00740E9C">
        <w:rPr>
          <w:rFonts w:cstheme="minorHAnsi"/>
        </w:rPr>
        <w:t xml:space="preserve"> </w:t>
      </w:r>
    </w:p>
    <w:p w:rsidR="00C93D3E" w:rsidRDefault="00C93D3E">
      <w:pPr>
        <w:rPr>
          <w:rFonts w:eastAsia="Times New Roman" w:cstheme="minorHAnsi"/>
          <w:b/>
          <w:bCs/>
          <w:sz w:val="28"/>
          <w:szCs w:val="24"/>
        </w:rPr>
      </w:pPr>
      <w:bookmarkStart w:id="4" w:name="_Toc461617031"/>
    </w:p>
    <w:p w:rsidR="000F0293" w:rsidRPr="00C4056A" w:rsidRDefault="00C334DC" w:rsidP="000F0293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5" w:name="_Toc465347154"/>
      <w:bookmarkEnd w:id="4"/>
      <w:r>
        <w:rPr>
          <w:rFonts w:asciiTheme="minorHAnsi" w:hAnsiTheme="minorHAnsi" w:cstheme="minorHAnsi"/>
          <w:sz w:val="28"/>
        </w:rPr>
        <w:t>Glossário</w:t>
      </w:r>
      <w:bookmarkEnd w:id="5"/>
    </w:p>
    <w:p w:rsidR="000F0293" w:rsidRDefault="000F0293" w:rsidP="000F0293">
      <w:p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seguir, estão os principais conceitos e definições do processo de </w:t>
      </w:r>
      <w:r w:rsidR="000E76B5">
        <w:rPr>
          <w:rFonts w:cstheme="minorHAnsi"/>
        </w:rPr>
        <w:t>Gerenciamento de Mudanças</w:t>
      </w:r>
      <w:r w:rsidRPr="00C4056A">
        <w:rPr>
          <w:rFonts w:cstheme="minorHAnsi"/>
        </w:rPr>
        <w:t>:</w:t>
      </w:r>
    </w:p>
    <w:p w:rsidR="0025189D" w:rsidRPr="0025189D" w:rsidRDefault="0025189D" w:rsidP="0025189D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 w:rsidRPr="0025189D">
        <w:rPr>
          <w:rFonts w:cstheme="minorHAnsi"/>
          <w:b/>
        </w:rPr>
        <w:t xml:space="preserve">Categoria: </w:t>
      </w:r>
      <w:r w:rsidR="00F51B8F">
        <w:rPr>
          <w:rFonts w:cstheme="minorHAnsi"/>
        </w:rPr>
        <w:t>É</w:t>
      </w:r>
      <w:r w:rsidRPr="0025189D">
        <w:rPr>
          <w:rFonts w:cstheme="minorHAnsi"/>
        </w:rPr>
        <w:t xml:space="preserve"> uma </w:t>
      </w:r>
      <w:del w:id="6" w:author="Rodrigo Possatto Rothstein" w:date="2016-10-28T09:35:00Z">
        <w:r w:rsidRPr="0025189D" w:rsidDel="0011656F">
          <w:rPr>
            <w:rFonts w:cstheme="minorHAnsi"/>
          </w:rPr>
          <w:delText xml:space="preserve">espécie de </w:delText>
        </w:r>
      </w:del>
      <w:r w:rsidRPr="0025189D">
        <w:rPr>
          <w:rFonts w:cstheme="minorHAnsi"/>
        </w:rPr>
        <w:t xml:space="preserve">“classificação” das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25189D">
        <w:rPr>
          <w:rFonts w:cstheme="minorHAnsi"/>
        </w:rPr>
        <w:t>baseada no fluxo de registro e aprovações até sua efetiva execução.</w:t>
      </w:r>
      <w:ins w:id="7" w:author="Rodrigo Possatto Rothstein" w:date="2016-10-28T09:36:00Z">
        <w:r w:rsidR="0011656F">
          <w:rPr>
            <w:rFonts w:cstheme="minorHAnsi"/>
          </w:rPr>
          <w:t xml:space="preserve"> (listar aqui quais são os tipos de categoria e explica-los como subitem).</w:t>
        </w:r>
      </w:ins>
    </w:p>
    <w:p w:rsidR="0025189D" w:rsidRDefault="0025189D" w:rsidP="0025189D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:rsidR="00C93D3E" w:rsidRDefault="00D23CC1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Comitê Consultivo de Mudanças </w:t>
      </w:r>
      <w:r w:rsidR="00E13965">
        <w:rPr>
          <w:rFonts w:cstheme="minorHAnsi"/>
          <w:b/>
        </w:rPr>
        <w:t>(CAB)</w:t>
      </w:r>
      <w:r w:rsidR="00C93D3E" w:rsidRPr="00C93D3E">
        <w:rPr>
          <w:rFonts w:cstheme="minorHAnsi"/>
          <w:b/>
        </w:rPr>
        <w:t xml:space="preserve">: </w:t>
      </w:r>
      <w:r w:rsidR="00F33A13">
        <w:rPr>
          <w:rFonts w:cstheme="minorHAnsi"/>
        </w:rPr>
        <w:t>T</w:t>
      </w:r>
      <w:r w:rsidR="007F100A">
        <w:rPr>
          <w:rFonts w:cstheme="minorHAnsi"/>
        </w:rPr>
        <w:t>em como objetivo</w:t>
      </w:r>
      <w:r w:rsidR="00C93D3E" w:rsidRPr="00C93D3E">
        <w:rPr>
          <w:rFonts w:cstheme="minorHAnsi"/>
        </w:rPr>
        <w:t xml:space="preserve"> auxiliar </w:t>
      </w:r>
      <w:r w:rsidR="00172A66">
        <w:rPr>
          <w:rFonts w:cstheme="minorHAnsi"/>
        </w:rPr>
        <w:t xml:space="preserve">a área de Gerenciamento </w:t>
      </w:r>
      <w:r w:rsidR="00C93D3E" w:rsidRPr="00C93D3E">
        <w:rPr>
          <w:rFonts w:cstheme="minorHAnsi"/>
        </w:rPr>
        <w:t xml:space="preserve">Mudanças na </w:t>
      </w:r>
      <w:r w:rsidR="00ED7E54">
        <w:rPr>
          <w:rFonts w:cstheme="minorHAnsi"/>
        </w:rPr>
        <w:t>deliberação</w:t>
      </w:r>
      <w:r w:rsidR="00C93D3E" w:rsidRPr="00C93D3E">
        <w:rPr>
          <w:rFonts w:cstheme="minorHAnsi"/>
        </w:rPr>
        <w:t xml:space="preserve"> </w:t>
      </w:r>
      <w:r w:rsidR="007F100A">
        <w:rPr>
          <w:rFonts w:cstheme="minorHAnsi"/>
        </w:rPr>
        <w:t xml:space="preserve">das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7F100A">
        <w:rPr>
          <w:rFonts w:cstheme="minorHAnsi"/>
        </w:rPr>
        <w:t>de categoria Normal</w:t>
      </w:r>
      <w:r w:rsidR="00C93D3E" w:rsidRPr="00C93D3E">
        <w:rPr>
          <w:rFonts w:cstheme="minorHAnsi"/>
        </w:rPr>
        <w:t>.</w:t>
      </w:r>
    </w:p>
    <w:p w:rsidR="00C93D3E" w:rsidRPr="00C93D3E" w:rsidRDefault="00C93D3E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:rsidR="00C93D3E" w:rsidRPr="00FC2E26" w:rsidRDefault="00D23CC1" w:rsidP="00C359C7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Comitê Consultivo de Mudanças </w:t>
      </w:r>
      <w:r w:rsidR="00C93D3E" w:rsidRPr="007F100A">
        <w:rPr>
          <w:rFonts w:cstheme="minorHAnsi"/>
          <w:b/>
        </w:rPr>
        <w:t>Emergencial</w:t>
      </w:r>
      <w:r w:rsidR="00E13965">
        <w:rPr>
          <w:rFonts w:cstheme="minorHAnsi"/>
          <w:b/>
        </w:rPr>
        <w:t xml:space="preserve"> (ECAB)</w:t>
      </w:r>
      <w:r w:rsidR="00C93D3E" w:rsidRPr="007F100A">
        <w:rPr>
          <w:rFonts w:cstheme="minorHAnsi"/>
          <w:b/>
        </w:rPr>
        <w:t xml:space="preserve">: </w:t>
      </w:r>
      <w:r w:rsidR="00F33A13">
        <w:rPr>
          <w:rFonts w:cstheme="minorHAnsi"/>
        </w:rPr>
        <w:t>T</w:t>
      </w:r>
      <w:r w:rsidR="007F100A">
        <w:rPr>
          <w:rFonts w:cstheme="minorHAnsi"/>
        </w:rPr>
        <w:t>em como objetivo</w:t>
      </w:r>
      <w:r w:rsidR="007F100A" w:rsidRPr="00C93D3E">
        <w:rPr>
          <w:rFonts w:cstheme="minorHAnsi"/>
        </w:rPr>
        <w:t xml:space="preserve"> </w:t>
      </w:r>
      <w:r w:rsidR="00D2553D">
        <w:rPr>
          <w:rFonts w:cstheme="minorHAnsi"/>
        </w:rPr>
        <w:t>deliberar</w:t>
      </w:r>
      <w:r w:rsidR="007F100A" w:rsidRPr="00C93D3E">
        <w:rPr>
          <w:rFonts w:cstheme="minorHAnsi"/>
        </w:rPr>
        <w:t xml:space="preserve"> </w:t>
      </w:r>
      <w:r w:rsidR="007F100A">
        <w:rPr>
          <w:rFonts w:cstheme="minorHAnsi"/>
        </w:rPr>
        <w:t xml:space="preserve">as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7F100A">
        <w:rPr>
          <w:rFonts w:cstheme="minorHAnsi"/>
        </w:rPr>
        <w:t>de categoria Emergencial</w:t>
      </w:r>
      <w:r w:rsidR="007F100A" w:rsidRPr="00C93D3E">
        <w:rPr>
          <w:rFonts w:cstheme="minorHAnsi"/>
        </w:rPr>
        <w:t>.</w:t>
      </w:r>
    </w:p>
    <w:p w:rsidR="00FC2E26" w:rsidRPr="00FC2E26" w:rsidRDefault="00FC2E26" w:rsidP="00FC2E26">
      <w:pPr>
        <w:pStyle w:val="PargrafodaLista"/>
        <w:rPr>
          <w:rFonts w:cstheme="minorHAnsi"/>
          <w:b/>
        </w:rPr>
      </w:pPr>
    </w:p>
    <w:p w:rsidR="00FC2E26" w:rsidRDefault="00FC2E26" w:rsidP="00FC2E26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commentRangeStart w:id="8"/>
      <w:r w:rsidRPr="00FC2E26">
        <w:rPr>
          <w:rFonts w:cstheme="minorHAnsi"/>
          <w:b/>
        </w:rPr>
        <w:t xml:space="preserve">Emergencial: </w:t>
      </w:r>
      <w:r w:rsidR="00C334DC">
        <w:rPr>
          <w:rFonts w:cstheme="minorHAnsi"/>
        </w:rPr>
        <w:t xml:space="preserve">A </w:t>
      </w:r>
      <w:proofErr w:type="spellStart"/>
      <w:r w:rsidR="00C334DC" w:rsidRPr="00E13965">
        <w:rPr>
          <w:rFonts w:cstheme="minorHAnsi"/>
          <w:i/>
        </w:rPr>
        <w:t>Request</w:t>
      </w:r>
      <w:proofErr w:type="spellEnd"/>
      <w:r w:rsidR="00C334DC" w:rsidRPr="00E13965">
        <w:rPr>
          <w:rFonts w:cstheme="minorHAnsi"/>
          <w:i/>
        </w:rPr>
        <w:t xml:space="preserve"> for </w:t>
      </w:r>
      <w:proofErr w:type="spellStart"/>
      <w:r w:rsidR="00C334DC" w:rsidRPr="00E13965">
        <w:rPr>
          <w:rFonts w:cstheme="minorHAnsi"/>
          <w:i/>
        </w:rPr>
        <w:t>Change</w:t>
      </w:r>
      <w:proofErr w:type="spellEnd"/>
      <w:r w:rsidR="00C334DC">
        <w:rPr>
          <w:rFonts w:cstheme="minorHAnsi"/>
        </w:rPr>
        <w:t xml:space="preserve"> (RFC</w:t>
      </w:r>
      <w:r w:rsidR="00C334DC" w:rsidRPr="000E76B5">
        <w:rPr>
          <w:rFonts w:cstheme="minorHAnsi"/>
        </w:rPr>
        <w:t>)</w:t>
      </w:r>
      <w:r w:rsidR="00C334DC">
        <w:rPr>
          <w:rFonts w:cstheme="minorHAnsi"/>
        </w:rPr>
        <w:t xml:space="preserve"> n</w:t>
      </w:r>
      <w:r w:rsidRPr="00FC2E26">
        <w:rPr>
          <w:rFonts w:cstheme="minorHAnsi"/>
        </w:rPr>
        <w:t xml:space="preserve">ão foi emitida no prazo para ser </w:t>
      </w:r>
      <w:r w:rsidR="00ED7E54">
        <w:rPr>
          <w:rFonts w:cstheme="minorHAnsi"/>
        </w:rPr>
        <w:t>deliberada</w:t>
      </w:r>
      <w:r w:rsidRPr="00FC2E26">
        <w:rPr>
          <w:rFonts w:cstheme="minorHAnsi"/>
        </w:rPr>
        <w:t xml:space="preserve"> pelo Comitê Consultivo de Mudanças (CAB) e não está associada a um Incidente de alto impacto “</w:t>
      </w:r>
      <w:proofErr w:type="spellStart"/>
      <w:r w:rsidRPr="00FC2E26">
        <w:rPr>
          <w:rFonts w:cstheme="minorHAnsi"/>
          <w:i/>
        </w:rPr>
        <w:t>Blocker</w:t>
      </w:r>
      <w:proofErr w:type="spellEnd"/>
      <w:r w:rsidRPr="00FC2E26">
        <w:rPr>
          <w:rFonts w:cstheme="minorHAnsi"/>
        </w:rPr>
        <w:t xml:space="preserve">”, porém precisa ser executada na data definida, para evitar que ocorra algum impacto ao negócio. Deve </w:t>
      </w:r>
      <w:r w:rsidR="00FC3E60">
        <w:rPr>
          <w:rFonts w:cstheme="minorHAnsi"/>
        </w:rPr>
        <w:t xml:space="preserve">ser </w:t>
      </w:r>
      <w:r>
        <w:rPr>
          <w:rFonts w:cstheme="minorHAnsi"/>
        </w:rPr>
        <w:t xml:space="preserve">deliberada </w:t>
      </w:r>
      <w:r w:rsidRPr="00FC2E26">
        <w:rPr>
          <w:rFonts w:cstheme="minorHAnsi"/>
        </w:rPr>
        <w:t>no Comitê Consultivo de Mudanças Emergencial (ECAB</w:t>
      </w:r>
      <w:r w:rsidR="00DB3529">
        <w:rPr>
          <w:rFonts w:cstheme="minorHAnsi"/>
        </w:rPr>
        <w:t>)</w:t>
      </w:r>
      <w:r w:rsidRPr="00FC2E26">
        <w:rPr>
          <w:rFonts w:cstheme="minorHAnsi"/>
        </w:rPr>
        <w:t xml:space="preserve">.  </w:t>
      </w:r>
      <w:commentRangeEnd w:id="8"/>
      <w:r w:rsidR="0011656F">
        <w:rPr>
          <w:rStyle w:val="Refdecomentrio"/>
        </w:rPr>
        <w:commentReference w:id="8"/>
      </w:r>
    </w:p>
    <w:p w:rsidR="00927211" w:rsidRPr="00927211" w:rsidRDefault="00927211" w:rsidP="00927211">
      <w:pPr>
        <w:pStyle w:val="PargrafodaLista"/>
        <w:rPr>
          <w:rFonts w:cstheme="minorHAnsi"/>
        </w:rPr>
      </w:pPr>
    </w:p>
    <w:p w:rsidR="00927211" w:rsidRPr="00617D8B" w:rsidRDefault="00617D8B" w:rsidP="00927211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Executores</w:t>
      </w:r>
      <w:r w:rsidR="00927211" w:rsidRPr="00927211">
        <w:rPr>
          <w:rFonts w:cstheme="minorHAnsi"/>
          <w:b/>
        </w:rPr>
        <w:t xml:space="preserve">: </w:t>
      </w:r>
      <w:r w:rsidRPr="00617D8B">
        <w:rPr>
          <w:rFonts w:cstheme="minorHAnsi"/>
        </w:rPr>
        <w:t>S</w:t>
      </w:r>
      <w:r w:rsidR="00927211" w:rsidRPr="00617D8B">
        <w:rPr>
          <w:rFonts w:cstheme="minorHAnsi"/>
        </w:rPr>
        <w:t xml:space="preserve">ão aquelas que executam efetivamente as atividades das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. </w:t>
      </w:r>
      <w:r w:rsidR="00927211" w:rsidRPr="00617D8B">
        <w:rPr>
          <w:rFonts w:cstheme="minorHAnsi"/>
        </w:rPr>
        <w:t>Podem ser compostas por funcionários, colaboradores terceiros ou fornecedores externos.</w:t>
      </w:r>
    </w:p>
    <w:p w:rsidR="00FC2E26" w:rsidRPr="00FC2E26" w:rsidRDefault="00FC2E26" w:rsidP="00FC2E26">
      <w:pPr>
        <w:spacing w:after="0" w:line="240" w:lineRule="auto"/>
        <w:jc w:val="both"/>
        <w:rPr>
          <w:rFonts w:cstheme="minorHAnsi"/>
          <w:b/>
        </w:rPr>
      </w:pPr>
    </w:p>
    <w:p w:rsidR="00C93D3E" w:rsidRPr="00360530" w:rsidRDefault="00F33A13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Mudança: </w:t>
      </w:r>
      <w:r w:rsidRPr="00F33A13">
        <w:rPr>
          <w:rFonts w:cstheme="minorHAnsi"/>
        </w:rPr>
        <w:t xml:space="preserve">Toda </w:t>
      </w:r>
      <w:r w:rsidR="000D051A">
        <w:rPr>
          <w:rFonts w:cstheme="minorHAnsi"/>
        </w:rPr>
        <w:t>a</w:t>
      </w:r>
      <w:r w:rsidR="000D051A" w:rsidRPr="00730330">
        <w:rPr>
          <w:rFonts w:cstheme="minorHAnsi"/>
        </w:rPr>
        <w:t xml:space="preserve">dição, </w:t>
      </w:r>
      <w:r w:rsidR="000D051A">
        <w:rPr>
          <w:rFonts w:cstheme="minorHAnsi"/>
        </w:rPr>
        <w:t>m</w:t>
      </w:r>
      <w:r w:rsidR="000D051A" w:rsidRPr="00730330">
        <w:rPr>
          <w:rFonts w:cstheme="minorHAnsi"/>
        </w:rPr>
        <w:t xml:space="preserve">odificação ou </w:t>
      </w:r>
      <w:r w:rsidR="000D051A">
        <w:rPr>
          <w:rFonts w:cstheme="minorHAnsi"/>
        </w:rPr>
        <w:t>r</w:t>
      </w:r>
      <w:r w:rsidR="000D051A" w:rsidRPr="00730330">
        <w:rPr>
          <w:rFonts w:cstheme="minorHAnsi"/>
        </w:rPr>
        <w:t xml:space="preserve">emoção </w:t>
      </w:r>
      <w:r w:rsidR="00C93D3E" w:rsidRPr="00C93D3E">
        <w:rPr>
          <w:rFonts w:cstheme="minorHAnsi"/>
        </w:rPr>
        <w:t>de qualquer coisa que possa afet</w:t>
      </w:r>
      <w:r>
        <w:rPr>
          <w:rFonts w:cstheme="minorHAnsi"/>
        </w:rPr>
        <w:t>ar s</w:t>
      </w:r>
      <w:r w:rsidR="007F100A">
        <w:rPr>
          <w:rFonts w:cstheme="minorHAnsi"/>
        </w:rPr>
        <w:t>erviços de TI em ambiente de Produção.</w:t>
      </w:r>
    </w:p>
    <w:p w:rsidR="00FC3E60" w:rsidRPr="00FC2E26" w:rsidRDefault="00FC3E60" w:rsidP="00FC3E60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:rsidR="00FC2E26" w:rsidRDefault="00FC2E26" w:rsidP="00FC2E26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commentRangeStart w:id="9"/>
      <w:r w:rsidRPr="000E76B5">
        <w:rPr>
          <w:rFonts w:cstheme="minorHAnsi"/>
          <w:b/>
        </w:rPr>
        <w:t xml:space="preserve">Normal: </w:t>
      </w:r>
      <w:r w:rsidR="00AA34AD">
        <w:rPr>
          <w:rFonts w:cstheme="minorHAnsi"/>
        </w:rPr>
        <w:t>A</w:t>
      </w:r>
      <w:r w:rsidRPr="000E76B5">
        <w:rPr>
          <w:rFonts w:cstheme="minorHAnsi"/>
        </w:rPr>
        <w:t xml:space="preserve">presenta riscos desconhecidos, é complexa e segue procedimentos ou instruções de trabalho não padronizadas. </w:t>
      </w:r>
      <w:r w:rsidRPr="00FC2E26">
        <w:rPr>
          <w:rFonts w:cstheme="minorHAnsi"/>
        </w:rPr>
        <w:t xml:space="preserve">Deve </w:t>
      </w:r>
      <w:r w:rsidR="00FC3E60">
        <w:rPr>
          <w:rFonts w:cstheme="minorHAnsi"/>
        </w:rPr>
        <w:t>ser</w:t>
      </w:r>
      <w:r>
        <w:rPr>
          <w:rFonts w:cstheme="minorHAnsi"/>
        </w:rPr>
        <w:t xml:space="preserve"> deliberada </w:t>
      </w:r>
      <w:r w:rsidRPr="00FC2E26">
        <w:rPr>
          <w:rFonts w:cstheme="minorHAnsi"/>
        </w:rPr>
        <w:t>no Comitê</w:t>
      </w:r>
      <w:r>
        <w:rPr>
          <w:rFonts w:cstheme="minorHAnsi"/>
        </w:rPr>
        <w:t xml:space="preserve"> Consultivo de Mudanças (CAB</w:t>
      </w:r>
      <w:proofErr w:type="gramStart"/>
      <w:r>
        <w:rPr>
          <w:rFonts w:cstheme="minorHAnsi"/>
        </w:rPr>
        <w:t>)</w:t>
      </w:r>
      <w:r w:rsidRPr="000E76B5">
        <w:rPr>
          <w:rFonts w:cstheme="minorHAnsi"/>
        </w:rPr>
        <w:t>.</w:t>
      </w:r>
      <w:commentRangeEnd w:id="9"/>
      <w:proofErr w:type="gramEnd"/>
      <w:r w:rsidR="0011656F">
        <w:rPr>
          <w:rStyle w:val="Refdecomentrio"/>
        </w:rPr>
        <w:commentReference w:id="9"/>
      </w:r>
    </w:p>
    <w:p w:rsidR="00360530" w:rsidRPr="00360530" w:rsidRDefault="00360530" w:rsidP="00360530">
      <w:pPr>
        <w:pStyle w:val="PargrafodaLista"/>
        <w:rPr>
          <w:rFonts w:cstheme="minorHAnsi"/>
        </w:rPr>
      </w:pPr>
    </w:p>
    <w:p w:rsidR="00360530" w:rsidRPr="00360530" w:rsidRDefault="00360530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Origem</w:t>
      </w:r>
      <w:r w:rsidRPr="00360530">
        <w:rPr>
          <w:rFonts w:cstheme="minorHAnsi"/>
          <w:b/>
        </w:rPr>
        <w:t xml:space="preserve">: </w:t>
      </w:r>
      <w:r>
        <w:rPr>
          <w:rFonts w:cstheme="minorHAnsi"/>
        </w:rPr>
        <w:t>S</w:t>
      </w:r>
      <w:r w:rsidRPr="00360530">
        <w:rPr>
          <w:rFonts w:cstheme="minorHAnsi"/>
        </w:rPr>
        <w:t xml:space="preserve">ão as situações que originaram as necessidades de execuções das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 w:rsidRPr="00360530">
        <w:rPr>
          <w:rFonts w:cstheme="minorHAnsi"/>
        </w:rPr>
        <w:t xml:space="preserve">. </w:t>
      </w:r>
    </w:p>
    <w:p w:rsidR="00C93D3E" w:rsidRDefault="00C93D3E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:rsidR="00C93D3E" w:rsidRDefault="00E13965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proofErr w:type="spellStart"/>
      <w:r w:rsidRPr="00E13965">
        <w:rPr>
          <w:rFonts w:cstheme="minorHAnsi"/>
          <w:b/>
          <w:i/>
        </w:rPr>
        <w:t>Request</w:t>
      </w:r>
      <w:proofErr w:type="spellEnd"/>
      <w:r w:rsidRPr="00E13965">
        <w:rPr>
          <w:rFonts w:cstheme="minorHAnsi"/>
          <w:b/>
          <w:i/>
        </w:rPr>
        <w:t xml:space="preserve"> for </w:t>
      </w:r>
      <w:proofErr w:type="spellStart"/>
      <w:r w:rsidRPr="00E13965">
        <w:rPr>
          <w:rFonts w:cstheme="minorHAnsi"/>
          <w:b/>
          <w:i/>
        </w:rPr>
        <w:t>Change</w:t>
      </w:r>
      <w:proofErr w:type="spellEnd"/>
      <w:r>
        <w:rPr>
          <w:rFonts w:cstheme="minorHAnsi"/>
          <w:b/>
        </w:rPr>
        <w:t xml:space="preserve"> (RFC)</w:t>
      </w:r>
      <w:r w:rsidR="00C93D3E">
        <w:rPr>
          <w:rFonts w:cstheme="minorHAnsi"/>
          <w:b/>
        </w:rPr>
        <w:t xml:space="preserve">: </w:t>
      </w:r>
      <w:r w:rsidR="00CA5C68">
        <w:rPr>
          <w:rFonts w:cstheme="minorHAnsi"/>
        </w:rPr>
        <w:t>Um pedido formal para uma m</w:t>
      </w:r>
      <w:r w:rsidR="00C93D3E" w:rsidRPr="00C93D3E">
        <w:rPr>
          <w:rFonts w:cstheme="minorHAnsi"/>
        </w:rPr>
        <w:t xml:space="preserve">udança a ser realizada. Uma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="00CA5C68">
        <w:rPr>
          <w:rFonts w:cstheme="minorHAnsi"/>
        </w:rPr>
        <w:t xml:space="preserve"> inclui os detalhes da m</w:t>
      </w:r>
      <w:r w:rsidR="00C93D3E" w:rsidRPr="00C93D3E">
        <w:rPr>
          <w:rFonts w:cstheme="minorHAnsi"/>
        </w:rPr>
        <w:t>udança solicitada e pode ser registrada em papel ou em formato eletrônico.</w:t>
      </w:r>
    </w:p>
    <w:p w:rsidR="00360530" w:rsidRPr="00360530" w:rsidRDefault="00360530" w:rsidP="00360530">
      <w:pPr>
        <w:pStyle w:val="PargrafodaLista"/>
        <w:rPr>
          <w:rFonts w:cstheme="minorHAnsi"/>
        </w:rPr>
      </w:pPr>
    </w:p>
    <w:p w:rsidR="00360530" w:rsidRPr="00FC2E26" w:rsidRDefault="00360530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commentRangeStart w:id="10"/>
      <w:r>
        <w:rPr>
          <w:rFonts w:cstheme="minorHAnsi"/>
          <w:b/>
        </w:rPr>
        <w:t>Retroativa</w:t>
      </w:r>
      <w:r w:rsidRPr="00FC2E26">
        <w:rPr>
          <w:rFonts w:cstheme="minorHAnsi"/>
          <w:b/>
        </w:rPr>
        <w:t>:</w:t>
      </w:r>
      <w:r w:rsidRPr="00FC2E26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FC2E26">
        <w:rPr>
          <w:rFonts w:cstheme="minorHAnsi"/>
        </w:rPr>
        <w:t>em o objetivo de reparar erros em serviço de TI que esteja impactando negativamente o negócio a um grau elev</w:t>
      </w:r>
      <w:r>
        <w:rPr>
          <w:rFonts w:cstheme="minorHAnsi"/>
        </w:rPr>
        <w:t>ado, ou seja, deve ser associada</w:t>
      </w:r>
      <w:r w:rsidRPr="00FC2E26">
        <w:rPr>
          <w:rFonts w:cstheme="minorHAnsi"/>
        </w:rPr>
        <w:t xml:space="preserve"> a um Incidente </w:t>
      </w:r>
      <w:r>
        <w:rPr>
          <w:rFonts w:cstheme="minorHAnsi"/>
        </w:rPr>
        <w:t xml:space="preserve">de alto </w:t>
      </w:r>
      <w:r w:rsidRPr="00FC2E26">
        <w:rPr>
          <w:rFonts w:cstheme="minorHAnsi"/>
        </w:rPr>
        <w:t>impacto “</w:t>
      </w:r>
      <w:proofErr w:type="spellStart"/>
      <w:r w:rsidRPr="00FC2E26">
        <w:rPr>
          <w:rFonts w:cstheme="minorHAnsi"/>
          <w:i/>
        </w:rPr>
        <w:t>Blocker</w:t>
      </w:r>
      <w:proofErr w:type="spellEnd"/>
      <w:r w:rsidRPr="00FC2E26">
        <w:rPr>
          <w:rFonts w:cstheme="minorHAnsi"/>
        </w:rPr>
        <w:t>”</w:t>
      </w:r>
      <w:r>
        <w:rPr>
          <w:rFonts w:cstheme="minorHAnsi"/>
        </w:rPr>
        <w:t xml:space="preserve">, e pode ser registrada após a sua </w:t>
      </w:r>
      <w:proofErr w:type="gramStart"/>
      <w:r>
        <w:rPr>
          <w:rFonts w:cstheme="minorHAnsi"/>
        </w:rPr>
        <w:t>resolução</w:t>
      </w:r>
      <w:r w:rsidRPr="00FC2E26">
        <w:rPr>
          <w:rFonts w:cstheme="minorHAnsi"/>
        </w:rPr>
        <w:t>.</w:t>
      </w:r>
      <w:commentRangeEnd w:id="10"/>
      <w:proofErr w:type="gramEnd"/>
      <w:r w:rsidR="0011656F">
        <w:rPr>
          <w:rStyle w:val="Refdecomentrio"/>
        </w:rPr>
        <w:commentReference w:id="10"/>
      </w:r>
    </w:p>
    <w:p w:rsidR="00360530" w:rsidRPr="00360530" w:rsidRDefault="00360530" w:rsidP="00360530">
      <w:pPr>
        <w:pStyle w:val="PargrafodaLista"/>
        <w:rPr>
          <w:rFonts w:cstheme="minorHAnsi"/>
        </w:rPr>
      </w:pPr>
    </w:p>
    <w:p w:rsidR="00360530" w:rsidRPr="00360530" w:rsidRDefault="00360530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360530">
        <w:rPr>
          <w:rFonts w:cstheme="minorHAnsi"/>
          <w:b/>
        </w:rPr>
        <w:t xml:space="preserve">Risco: </w:t>
      </w:r>
      <w:r w:rsidRPr="00360530">
        <w:rPr>
          <w:rFonts w:cstheme="minorHAnsi"/>
        </w:rPr>
        <w:t xml:space="preserve">Representa a identificação do nível qualitativo do risco envolvido na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360530">
        <w:rPr>
          <w:rFonts w:cstheme="minorHAnsi"/>
        </w:rPr>
        <w:t>. Trata-se da probabilidade de concretização de impactos negativos nos ambientes de TI por conta da execução.</w:t>
      </w:r>
    </w:p>
    <w:p w:rsidR="00C93D3E" w:rsidRPr="00C93D3E" w:rsidRDefault="00C93D3E" w:rsidP="00C93D3E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:rsidR="00FC2E26" w:rsidRDefault="00E13965" w:rsidP="00FC2E26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commentRangeStart w:id="11"/>
      <w:r>
        <w:rPr>
          <w:rFonts w:cstheme="minorHAnsi"/>
          <w:b/>
        </w:rPr>
        <w:t>Padrão</w:t>
      </w:r>
      <w:r w:rsidR="00C6497A" w:rsidRPr="000E76B5">
        <w:rPr>
          <w:rFonts w:cstheme="minorHAnsi"/>
          <w:b/>
        </w:rPr>
        <w:t>:</w:t>
      </w:r>
      <w:r w:rsidR="00C6497A" w:rsidRPr="00C6497A">
        <w:rPr>
          <w:rFonts w:cstheme="minorHAnsi"/>
        </w:rPr>
        <w:t xml:space="preserve"> </w:t>
      </w:r>
      <w:r w:rsidR="000E76B5" w:rsidRPr="000E76B5">
        <w:rPr>
          <w:rFonts w:cstheme="minorHAnsi"/>
        </w:rPr>
        <w:t xml:space="preserve">É pré-aprovada, apresenta baixo risco, relativamente comum e segue procedimentos ou instruções de trabalho. </w:t>
      </w:r>
      <w:r w:rsidR="0065671A" w:rsidRPr="0065671A">
        <w:rPr>
          <w:rFonts w:cstheme="minorHAnsi"/>
        </w:rPr>
        <w:t>D</w:t>
      </w:r>
      <w:r w:rsidR="000E76B5" w:rsidRPr="000E76B5">
        <w:rPr>
          <w:rFonts w:cstheme="minorHAnsi"/>
        </w:rPr>
        <w:t xml:space="preserve">eve ser tratada via </w:t>
      </w:r>
      <w:r w:rsidR="007F100A">
        <w:rPr>
          <w:rFonts w:cstheme="minorHAnsi"/>
        </w:rPr>
        <w:t>processo</w:t>
      </w:r>
      <w:r w:rsidR="000E76B5" w:rsidRPr="000E76B5">
        <w:rPr>
          <w:rFonts w:cstheme="minorHAnsi"/>
        </w:rPr>
        <w:t>.</w:t>
      </w:r>
      <w:r w:rsidR="00FC2E26">
        <w:rPr>
          <w:rFonts w:cstheme="minorHAnsi"/>
        </w:rPr>
        <w:t xml:space="preserve"> Exemplos de s</w:t>
      </w:r>
      <w:r w:rsidR="00FC2E26" w:rsidRPr="00F55EFC">
        <w:rPr>
          <w:rFonts w:cstheme="minorHAnsi"/>
        </w:rPr>
        <w:t xml:space="preserve">ituações a serem consideradas </w:t>
      </w:r>
      <w:r w:rsidR="00A51916">
        <w:rPr>
          <w:rFonts w:cstheme="minorHAnsi"/>
        </w:rPr>
        <w:t>como categoria Padrão</w:t>
      </w:r>
      <w:r w:rsidR="00FC2E26">
        <w:rPr>
          <w:rFonts w:cstheme="minorHAnsi"/>
        </w:rPr>
        <w:t xml:space="preserve">, </w:t>
      </w:r>
      <w:r w:rsidR="00FC2E26" w:rsidRPr="00E31CA2">
        <w:rPr>
          <w:rFonts w:cstheme="minorHAnsi"/>
        </w:rPr>
        <w:t>ma</w:t>
      </w:r>
      <w:r w:rsidR="00FC2E26">
        <w:rPr>
          <w:rFonts w:cstheme="minorHAnsi"/>
        </w:rPr>
        <w:t>s</w:t>
      </w:r>
      <w:r w:rsidR="00FC2E26" w:rsidRPr="00E31CA2">
        <w:rPr>
          <w:rFonts w:cstheme="minorHAnsi"/>
        </w:rPr>
        <w:t xml:space="preserve"> não limitam aos mesmos</w:t>
      </w:r>
      <w:r w:rsidR="00FC2E26">
        <w:rPr>
          <w:rFonts w:cstheme="minorHAnsi"/>
        </w:rPr>
        <w:t>:</w:t>
      </w:r>
    </w:p>
    <w:p w:rsidR="000E76B5" w:rsidRDefault="00A51916" w:rsidP="00661FF5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Nova </w:t>
      </w:r>
      <w:r w:rsidR="00FC2E26" w:rsidRPr="00FC2E26">
        <w:rPr>
          <w:rFonts w:cstheme="minorHAnsi"/>
        </w:rPr>
        <w:t>Promoção;</w:t>
      </w:r>
    </w:p>
    <w:p w:rsidR="00A51916" w:rsidRDefault="00A51916" w:rsidP="00661FF5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Alteração de Promoção;</w:t>
      </w:r>
    </w:p>
    <w:p w:rsidR="00A51916" w:rsidRDefault="00A51916" w:rsidP="00661FF5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Exclusão de Promoção;</w:t>
      </w:r>
    </w:p>
    <w:p w:rsidR="00FC2E26" w:rsidRDefault="00FC2E26" w:rsidP="00661FF5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Atualiz</w:t>
      </w:r>
      <w:r w:rsidR="00F812A1">
        <w:rPr>
          <w:rFonts w:cstheme="minorHAnsi"/>
        </w:rPr>
        <w:t>ação do software</w:t>
      </w:r>
      <w:r>
        <w:rPr>
          <w:rFonts w:cstheme="minorHAnsi"/>
        </w:rPr>
        <w:t xml:space="preserve"> antivírus</w:t>
      </w:r>
      <w:r w:rsidR="00F812A1">
        <w:rPr>
          <w:rFonts w:cstheme="minorHAnsi"/>
        </w:rPr>
        <w:t xml:space="preserve"> nos servidores</w:t>
      </w:r>
      <w:r>
        <w:rPr>
          <w:rFonts w:cstheme="minorHAnsi"/>
        </w:rPr>
        <w:t>;</w:t>
      </w:r>
    </w:p>
    <w:p w:rsidR="00F812A1" w:rsidRPr="00FC2E26" w:rsidRDefault="00F812A1" w:rsidP="00661FF5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Atualização de patches de corre</w:t>
      </w:r>
      <w:r w:rsidR="00A7569E">
        <w:rPr>
          <w:rFonts w:cstheme="minorHAnsi"/>
        </w:rPr>
        <w:t>ção da M</w:t>
      </w:r>
      <w:r w:rsidR="00EE0207">
        <w:rPr>
          <w:rFonts w:cstheme="minorHAnsi"/>
        </w:rPr>
        <w:t xml:space="preserve">icrosoft nos </w:t>
      </w:r>
      <w:proofErr w:type="gramStart"/>
      <w:r w:rsidR="00EE0207">
        <w:rPr>
          <w:rFonts w:cstheme="minorHAnsi"/>
        </w:rPr>
        <w:t>servidores.</w:t>
      </w:r>
      <w:commentRangeEnd w:id="11"/>
      <w:proofErr w:type="gramEnd"/>
      <w:r w:rsidR="0011656F">
        <w:rPr>
          <w:rStyle w:val="Refdecomentrio"/>
        </w:rPr>
        <w:commentReference w:id="11"/>
      </w:r>
    </w:p>
    <w:p w:rsidR="000E76B5" w:rsidRPr="000E76B5" w:rsidRDefault="000E76B5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:rsidR="00360530" w:rsidRPr="00360530" w:rsidRDefault="00360530" w:rsidP="00360530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360530">
        <w:rPr>
          <w:rFonts w:cstheme="minorHAnsi"/>
          <w:b/>
        </w:rPr>
        <w:t xml:space="preserve">Plano de Trabalho: </w:t>
      </w:r>
      <w:r>
        <w:rPr>
          <w:rFonts w:cstheme="minorHAnsi"/>
        </w:rPr>
        <w:t>R</w:t>
      </w:r>
      <w:r w:rsidRPr="00360530">
        <w:rPr>
          <w:rFonts w:cstheme="minorHAnsi"/>
        </w:rPr>
        <w:t xml:space="preserve">epresenta todo o planejamento da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360530">
        <w:rPr>
          <w:rFonts w:cstheme="minorHAnsi"/>
        </w:rPr>
        <w:t>, descrevendo o conjunto de atividades necessárias a serem executadas. Inclui informações das atividades, como executores e horários/prazos de execução.</w:t>
      </w:r>
    </w:p>
    <w:p w:rsidR="00360530" w:rsidRPr="00360530" w:rsidRDefault="00360530" w:rsidP="0036053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360530" w:rsidRPr="00360530" w:rsidRDefault="00360530" w:rsidP="00360530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360530">
        <w:rPr>
          <w:rFonts w:cstheme="minorHAnsi"/>
          <w:b/>
        </w:rPr>
        <w:t xml:space="preserve">Solicitante da Mudança: </w:t>
      </w:r>
      <w:r>
        <w:rPr>
          <w:rFonts w:cstheme="minorHAnsi"/>
        </w:rPr>
        <w:t>Refere-se a um contato da área de n</w:t>
      </w:r>
      <w:r w:rsidRPr="00360530">
        <w:rPr>
          <w:rFonts w:cstheme="minorHAnsi"/>
        </w:rPr>
        <w:t xml:space="preserve">egócio ou a um contato de TI que está demandando 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360530">
        <w:rPr>
          <w:rFonts w:cstheme="minorHAnsi"/>
        </w:rPr>
        <w:t>. Representa o principal interessado,</w:t>
      </w:r>
      <w:r>
        <w:rPr>
          <w:rFonts w:cstheme="minorHAnsi"/>
        </w:rPr>
        <w:t xml:space="preserve"> na companhia, pelo resultado</w:t>
      </w:r>
      <w:r w:rsidRPr="00360530">
        <w:rPr>
          <w:rFonts w:cstheme="minorHAnsi"/>
        </w:rPr>
        <w:t>, a qual deve ter como principal objetivo o atendimento a uma necessidade deste solicitante.</w:t>
      </w:r>
      <w:r w:rsidRPr="00360530">
        <w:rPr>
          <w:rFonts w:cstheme="minorHAnsi"/>
          <w:b/>
        </w:rPr>
        <w:t xml:space="preserve"> </w:t>
      </w:r>
    </w:p>
    <w:p w:rsidR="00C6497A" w:rsidRDefault="00C6497A" w:rsidP="000E76B5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:rsidR="002659E7" w:rsidRDefault="002659E7" w:rsidP="002659E7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2" w:name="_Toc465347155"/>
      <w:bookmarkStart w:id="13" w:name="_Toc294106422"/>
      <w:r w:rsidRPr="00F904F2">
        <w:rPr>
          <w:rFonts w:asciiTheme="minorHAnsi" w:hAnsiTheme="minorHAnsi" w:cstheme="minorHAnsi"/>
          <w:sz w:val="28"/>
        </w:rPr>
        <w:t>Diretrizes</w:t>
      </w:r>
      <w:bookmarkEnd w:id="12"/>
      <w:r w:rsidRPr="00F904F2">
        <w:rPr>
          <w:rFonts w:asciiTheme="minorHAnsi" w:hAnsiTheme="minorHAnsi" w:cstheme="minorHAnsi"/>
          <w:sz w:val="28"/>
        </w:rPr>
        <w:t xml:space="preserve"> </w:t>
      </w:r>
    </w:p>
    <w:p w:rsidR="002659E7" w:rsidRPr="004D356C" w:rsidRDefault="002659E7" w:rsidP="002659E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O processo de Gerenciamento de Mudanças</w:t>
      </w:r>
      <w:r w:rsidRPr="004D356C">
        <w:rPr>
          <w:rFonts w:cstheme="minorHAnsi"/>
        </w:rPr>
        <w:t xml:space="preserve"> possui as seguintes diretrizes:</w:t>
      </w:r>
    </w:p>
    <w:p w:rsidR="002659E7" w:rsidRPr="004D356C" w:rsidRDefault="002659E7" w:rsidP="002659E7">
      <w:pPr>
        <w:pStyle w:val="PargrafodaLista"/>
        <w:spacing w:after="0" w:line="240" w:lineRule="auto"/>
        <w:ind w:left="360"/>
        <w:jc w:val="both"/>
      </w:pPr>
    </w:p>
    <w:p w:rsid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F904F2">
        <w:rPr>
          <w:rFonts w:cstheme="minorHAnsi"/>
          <w:b/>
        </w:rPr>
        <w:t>Ferramenta</w:t>
      </w:r>
      <w:r>
        <w:rPr>
          <w:rFonts w:cstheme="minorHAnsi"/>
          <w:b/>
        </w:rPr>
        <w:t xml:space="preserve"> </w:t>
      </w:r>
      <w:r w:rsidRPr="00F904F2">
        <w:rPr>
          <w:rFonts w:cstheme="minorHAnsi"/>
        </w:rPr>
        <w:t xml:space="preserve">– </w:t>
      </w:r>
      <w:r w:rsidR="00C334DC">
        <w:rPr>
          <w:rFonts w:cstheme="minorHAnsi"/>
        </w:rPr>
        <w:t>F</w:t>
      </w:r>
      <w:r>
        <w:rPr>
          <w:rFonts w:cstheme="minorHAnsi"/>
        </w:rPr>
        <w:t xml:space="preserve">erramenta oficial da </w:t>
      </w:r>
      <w:r w:rsidRPr="00F55EFC">
        <w:rPr>
          <w:rFonts w:cstheme="minorHAnsi"/>
          <w:b/>
          <w:color w:val="F79646" w:themeColor="accent6"/>
        </w:rPr>
        <w:t>Smiles</w:t>
      </w:r>
      <w:r>
        <w:rPr>
          <w:rFonts w:cstheme="minorHAnsi"/>
          <w:b/>
          <w:color w:val="F79646" w:themeColor="accent6"/>
        </w:rPr>
        <w:t xml:space="preserve"> </w:t>
      </w:r>
      <w:r w:rsidRPr="00F904F2">
        <w:rPr>
          <w:rFonts w:cstheme="minorHAnsi"/>
          <w:color w:val="000000" w:themeColor="text1"/>
        </w:rPr>
        <w:t xml:space="preserve">para </w:t>
      </w:r>
      <w:r>
        <w:rPr>
          <w:rFonts w:cstheme="minorHAnsi"/>
          <w:color w:val="000000" w:themeColor="text1"/>
        </w:rPr>
        <w:t xml:space="preserve">o processo de Gerenciamento de Mudanças é o </w:t>
      </w:r>
      <w:proofErr w:type="spellStart"/>
      <w:r>
        <w:rPr>
          <w:rFonts w:cstheme="minorHAnsi"/>
          <w:color w:val="000000" w:themeColor="text1"/>
        </w:rPr>
        <w:t>Jira</w:t>
      </w:r>
      <w:proofErr w:type="spellEnd"/>
      <w:r w:rsidRPr="00F904F2">
        <w:rPr>
          <w:rFonts w:cstheme="minorHAnsi"/>
          <w:color w:val="000000" w:themeColor="text1"/>
        </w:rPr>
        <w:t>.</w:t>
      </w:r>
    </w:p>
    <w:p w:rsidR="002659E7" w:rsidRDefault="002659E7" w:rsidP="002659E7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:rsidR="002659E7" w:rsidRPr="00174870" w:rsidRDefault="002659E7" w:rsidP="00174870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174870">
        <w:rPr>
          <w:rFonts w:cstheme="minorHAnsi"/>
          <w:b/>
        </w:rPr>
        <w:t xml:space="preserve">Gerenciamento de Mudanças - </w:t>
      </w:r>
      <w:r w:rsidRPr="00174870">
        <w:rPr>
          <w:rFonts w:cstheme="minorHAnsi"/>
        </w:rPr>
        <w:t xml:space="preserve">Haverá apenas um processo de </w:t>
      </w:r>
      <w:r w:rsidR="00CC5C68">
        <w:rPr>
          <w:rFonts w:cstheme="minorHAnsi"/>
        </w:rPr>
        <w:t xml:space="preserve">Gerenciamento de Mudanças </w:t>
      </w:r>
      <w:r w:rsidRPr="00174870">
        <w:rPr>
          <w:rFonts w:cstheme="minorHAnsi"/>
        </w:rPr>
        <w:t xml:space="preserve">para toda </w:t>
      </w:r>
      <w:r w:rsidR="00CA5C68" w:rsidRPr="00CA5C68">
        <w:rPr>
          <w:rFonts w:cstheme="minorHAnsi"/>
          <w:b/>
          <w:color w:val="F79646" w:themeColor="accent6"/>
        </w:rPr>
        <w:t>Smiles</w:t>
      </w:r>
      <w:r w:rsidRPr="00174870">
        <w:rPr>
          <w:rFonts w:cstheme="minorHAnsi"/>
        </w:rPr>
        <w:t>.</w:t>
      </w:r>
    </w:p>
    <w:p w:rsidR="002659E7" w:rsidRPr="002659E7" w:rsidRDefault="002659E7" w:rsidP="002659E7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2659E7">
        <w:rPr>
          <w:rFonts w:cstheme="minorHAnsi"/>
          <w:b/>
        </w:rPr>
        <w:t xml:space="preserve">Registro </w:t>
      </w:r>
      <w:r w:rsidR="00174870">
        <w:rPr>
          <w:rFonts w:cstheme="minorHAnsi"/>
          <w:b/>
        </w:rPr>
        <w:t>-</w:t>
      </w:r>
      <w:r w:rsidRPr="002659E7">
        <w:rPr>
          <w:rFonts w:cstheme="minorHAnsi"/>
          <w:b/>
        </w:rPr>
        <w:t xml:space="preserve"> </w:t>
      </w:r>
      <w:r w:rsidRPr="00174870">
        <w:rPr>
          <w:rFonts w:cstheme="minorHAnsi"/>
        </w:rPr>
        <w:t xml:space="preserve">O processo </w:t>
      </w:r>
      <w:r w:rsidR="007F100A">
        <w:rPr>
          <w:rFonts w:cstheme="minorHAnsi"/>
        </w:rPr>
        <w:t xml:space="preserve">de Gerenciamento de Mudanças </w:t>
      </w:r>
      <w:r w:rsidRPr="00174870">
        <w:rPr>
          <w:rFonts w:cstheme="minorHAnsi"/>
        </w:rPr>
        <w:t>deverá definir um conjunto mínimo de informações que devem ser coletadas para o registro.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commentRangeStart w:id="14"/>
      <w:r>
        <w:rPr>
          <w:rFonts w:cstheme="minorHAnsi"/>
        </w:rPr>
        <w:t xml:space="preserve">Toda </w:t>
      </w:r>
      <w:proofErr w:type="spellStart"/>
      <w:r w:rsidRPr="00617D8B">
        <w:rPr>
          <w:rFonts w:cstheme="minorHAnsi"/>
          <w:i/>
        </w:rPr>
        <w:t>Request</w:t>
      </w:r>
      <w:proofErr w:type="spellEnd"/>
      <w:r w:rsidRPr="00617D8B">
        <w:rPr>
          <w:rFonts w:cstheme="minorHAnsi"/>
          <w:i/>
        </w:rPr>
        <w:t xml:space="preserve"> for </w:t>
      </w:r>
      <w:proofErr w:type="spellStart"/>
      <w:r w:rsidRPr="00617D8B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apresentar </w:t>
      </w:r>
      <w:commentRangeEnd w:id="14"/>
      <w:r w:rsidR="0011656F">
        <w:rPr>
          <w:rStyle w:val="Refdecomentrio"/>
        </w:rPr>
        <w:commentReference w:id="14"/>
      </w:r>
      <w:r w:rsidRPr="00E37E4E">
        <w:rPr>
          <w:rFonts w:cstheme="minorHAnsi"/>
        </w:rPr>
        <w:t>uma identificação única, para fins de controle e rastreabilidade dos registros.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proofErr w:type="spellStart"/>
      <w:r w:rsidRPr="00617D8B">
        <w:rPr>
          <w:rFonts w:cstheme="minorHAnsi"/>
          <w:i/>
        </w:rPr>
        <w:t>Request</w:t>
      </w:r>
      <w:proofErr w:type="spellEnd"/>
      <w:r w:rsidRPr="00617D8B">
        <w:rPr>
          <w:rFonts w:cstheme="minorHAnsi"/>
          <w:i/>
        </w:rPr>
        <w:t xml:space="preserve"> for </w:t>
      </w:r>
      <w:proofErr w:type="spellStart"/>
      <w:r w:rsidRPr="00617D8B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apresentar um “Dono”, sua respectiva área e informação de contato.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proofErr w:type="spellStart"/>
      <w:r w:rsidRPr="00617D8B">
        <w:rPr>
          <w:rFonts w:cstheme="minorHAnsi"/>
          <w:i/>
        </w:rPr>
        <w:t>Request</w:t>
      </w:r>
      <w:proofErr w:type="spellEnd"/>
      <w:r w:rsidRPr="00617D8B">
        <w:rPr>
          <w:rFonts w:cstheme="minorHAnsi"/>
          <w:i/>
        </w:rPr>
        <w:t xml:space="preserve"> for </w:t>
      </w:r>
      <w:proofErr w:type="spellStart"/>
      <w:r w:rsidRPr="00617D8B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apresentar um “Solicitante” (demandante da necessidade de Mudança), sua respectiva área e informação de contato.</w:t>
      </w:r>
      <w:r>
        <w:rPr>
          <w:rFonts w:cstheme="minorHAnsi"/>
        </w:rPr>
        <w:t xml:space="preserve"> O solicitante poderá ser das áreas de negócios ou da própria á</w:t>
      </w:r>
      <w:r w:rsidRPr="00E37E4E">
        <w:rPr>
          <w:rFonts w:cstheme="minorHAnsi"/>
        </w:rPr>
        <w:t xml:space="preserve">rea de TI, desde que devidamente informados no registro da Mudança, evidenciando sua necessidade pela </w:t>
      </w:r>
      <w:r>
        <w:rPr>
          <w:rFonts w:cstheme="minorHAnsi"/>
        </w:rPr>
        <w:t>RFC</w:t>
      </w:r>
      <w:r w:rsidRPr="00E37E4E">
        <w:rPr>
          <w:rFonts w:cstheme="minorHAnsi"/>
        </w:rPr>
        <w:t xml:space="preserve">. 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proofErr w:type="spellStart"/>
      <w:r w:rsidRPr="00617D8B">
        <w:rPr>
          <w:rFonts w:cstheme="minorHAnsi"/>
          <w:i/>
        </w:rPr>
        <w:t>Request</w:t>
      </w:r>
      <w:proofErr w:type="spellEnd"/>
      <w:r w:rsidRPr="00617D8B">
        <w:rPr>
          <w:rFonts w:cstheme="minorHAnsi"/>
          <w:i/>
        </w:rPr>
        <w:t xml:space="preserve"> for </w:t>
      </w:r>
      <w:proofErr w:type="spellStart"/>
      <w:r w:rsidRPr="00617D8B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apresentar um descritivo de seu objetivo principal, que embasa a necessidade de sua implantação / execução. 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proofErr w:type="spellStart"/>
      <w:r w:rsidRPr="00617D8B">
        <w:rPr>
          <w:rFonts w:cstheme="minorHAnsi"/>
          <w:i/>
        </w:rPr>
        <w:t>Request</w:t>
      </w:r>
      <w:proofErr w:type="spellEnd"/>
      <w:r w:rsidRPr="00617D8B">
        <w:rPr>
          <w:rFonts w:cstheme="minorHAnsi"/>
          <w:i/>
        </w:rPr>
        <w:t xml:space="preserve"> for </w:t>
      </w:r>
      <w:proofErr w:type="spellStart"/>
      <w:r w:rsidRPr="00617D8B">
        <w:rPr>
          <w:rFonts w:cstheme="minorHAnsi"/>
          <w:i/>
        </w:rPr>
        <w:t>Change</w:t>
      </w:r>
      <w:proofErr w:type="spellEnd"/>
      <w:r w:rsidRPr="00617D8B">
        <w:rPr>
          <w:rFonts w:cstheme="minorHAnsi"/>
        </w:rPr>
        <w:t xml:space="preserve"> (RFC) deve apresentar um descritivo dos impactos que podem ser gerados caso a mesma</w:t>
      </w:r>
      <w:r w:rsidRPr="00E37E4E">
        <w:rPr>
          <w:rFonts w:cstheme="minorHAnsi"/>
        </w:rPr>
        <w:t xml:space="preserve"> não seja </w:t>
      </w:r>
      <w:proofErr w:type="gramStart"/>
      <w:r w:rsidRPr="00E37E4E">
        <w:rPr>
          <w:rFonts w:cstheme="minorHAnsi"/>
        </w:rPr>
        <w:t>implementada</w:t>
      </w:r>
      <w:proofErr w:type="gramEnd"/>
      <w:r w:rsidRPr="00E37E4E">
        <w:rPr>
          <w:rFonts w:cstheme="minorHAnsi"/>
        </w:rPr>
        <w:t xml:space="preserve"> / executada.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proofErr w:type="spellStart"/>
      <w:r w:rsidRPr="00617D8B">
        <w:rPr>
          <w:rFonts w:cstheme="minorHAnsi"/>
          <w:i/>
        </w:rPr>
        <w:t>Request</w:t>
      </w:r>
      <w:proofErr w:type="spellEnd"/>
      <w:r w:rsidRPr="00617D8B">
        <w:rPr>
          <w:rFonts w:cstheme="minorHAnsi"/>
          <w:i/>
        </w:rPr>
        <w:t xml:space="preserve"> for </w:t>
      </w:r>
      <w:proofErr w:type="spellStart"/>
      <w:r w:rsidRPr="00617D8B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apontar se a necessidade é oriunda de regulamentação ou lei que poderá penalizar a companhia caso não seja aplicada.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proofErr w:type="spellStart"/>
      <w:r w:rsidRPr="00617D8B">
        <w:rPr>
          <w:rFonts w:cstheme="minorHAnsi"/>
          <w:i/>
        </w:rPr>
        <w:t>Request</w:t>
      </w:r>
      <w:proofErr w:type="spellEnd"/>
      <w:r w:rsidRPr="00617D8B">
        <w:rPr>
          <w:rFonts w:cstheme="minorHAnsi"/>
          <w:i/>
        </w:rPr>
        <w:t xml:space="preserve"> for </w:t>
      </w:r>
      <w:proofErr w:type="spellStart"/>
      <w:r w:rsidRPr="00617D8B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apresentar a relação de atividades a serem executadas e seus respectivos executores. 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Toda </w:t>
      </w:r>
      <w:proofErr w:type="spellStart"/>
      <w:r w:rsidRPr="00617D8B">
        <w:rPr>
          <w:rFonts w:cstheme="minorHAnsi"/>
          <w:i/>
        </w:rPr>
        <w:t>Request</w:t>
      </w:r>
      <w:proofErr w:type="spellEnd"/>
      <w:r w:rsidRPr="00617D8B">
        <w:rPr>
          <w:rFonts w:cstheme="minorHAnsi"/>
          <w:i/>
        </w:rPr>
        <w:t xml:space="preserve"> for </w:t>
      </w:r>
      <w:proofErr w:type="spellStart"/>
      <w:r w:rsidRPr="00617D8B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 deve evidenciar: a necessidade demandada ao Dono da </w:t>
      </w:r>
      <w:r>
        <w:rPr>
          <w:rFonts w:cstheme="minorHAnsi"/>
        </w:rPr>
        <w:t>RFC</w:t>
      </w:r>
      <w:r w:rsidRPr="00E37E4E">
        <w:rPr>
          <w:rFonts w:cstheme="minorHAnsi"/>
        </w:rPr>
        <w:t xml:space="preserve">; a concordância dos envolvidos; os testes efetuados (caso aplicáveis) e demais aspectos que poderão ser exigidos, caso sejam determinados e devidamente comunicados no decorrer da operacionalização do processo. </w:t>
      </w:r>
    </w:p>
    <w:p w:rsidR="00D52DFA" w:rsidRPr="00D52DFA" w:rsidRDefault="00D52DFA" w:rsidP="00D52DFA">
      <w:pPr>
        <w:pStyle w:val="PargrafodaLista"/>
        <w:rPr>
          <w:rFonts w:cstheme="minorHAnsi"/>
        </w:rPr>
      </w:pPr>
    </w:p>
    <w:p w:rsidR="00D52DFA" w:rsidRPr="00174870" w:rsidRDefault="00D52DFA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D52DFA">
        <w:rPr>
          <w:rFonts w:cstheme="minorHAnsi"/>
          <w:b/>
        </w:rPr>
        <w:t>Origem</w:t>
      </w:r>
      <w:r>
        <w:rPr>
          <w:rFonts w:cstheme="minorHAnsi"/>
        </w:rPr>
        <w:t xml:space="preserve"> - </w:t>
      </w:r>
      <w:r w:rsidRPr="00174870">
        <w:rPr>
          <w:rFonts w:cstheme="minorHAnsi"/>
        </w:rPr>
        <w:t xml:space="preserve">Todas as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174870">
        <w:rPr>
          <w:rFonts w:cstheme="minorHAnsi"/>
        </w:rPr>
        <w:t>deverão</w:t>
      </w:r>
      <w:r>
        <w:rPr>
          <w:rFonts w:cstheme="minorHAnsi"/>
        </w:rPr>
        <w:t xml:space="preserve"> ter uma origem informada (Projeto, Melhoria, Bug, Problema, Incidente ou Solicitação).</w:t>
      </w:r>
    </w:p>
    <w:p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7F100A" w:rsidRDefault="00D52E53" w:rsidP="007F100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commentRangeStart w:id="15"/>
      <w:r>
        <w:rPr>
          <w:rFonts w:cstheme="minorHAnsi"/>
          <w:b/>
        </w:rPr>
        <w:t>Categori</w:t>
      </w:r>
      <w:r w:rsidR="0069472D">
        <w:rPr>
          <w:rFonts w:cstheme="minorHAnsi"/>
          <w:b/>
        </w:rPr>
        <w:t>a</w:t>
      </w:r>
      <w:r w:rsidR="002659E7" w:rsidRPr="002659E7">
        <w:rPr>
          <w:rFonts w:cstheme="minorHAnsi"/>
          <w:b/>
        </w:rPr>
        <w:t xml:space="preserve"> - </w:t>
      </w:r>
      <w:bookmarkStart w:id="16" w:name="OLE_LINK1"/>
      <w:bookmarkStart w:id="17" w:name="OLE_LINK2"/>
      <w:r w:rsidR="002659E7" w:rsidRPr="00174870">
        <w:rPr>
          <w:rFonts w:cstheme="minorHAnsi"/>
        </w:rPr>
        <w:t xml:space="preserve">Todas as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2659E7" w:rsidRPr="00174870">
        <w:rPr>
          <w:rFonts w:cstheme="minorHAnsi"/>
        </w:rPr>
        <w:t>deverão ser ca</w:t>
      </w:r>
      <w:r w:rsidR="00933612">
        <w:rPr>
          <w:rFonts w:cstheme="minorHAnsi"/>
        </w:rPr>
        <w:t xml:space="preserve">tegorizadas como Padrão, Normal, </w:t>
      </w:r>
      <w:r w:rsidR="002659E7" w:rsidRPr="00174870">
        <w:rPr>
          <w:rFonts w:cstheme="minorHAnsi"/>
        </w:rPr>
        <w:t>Emergencial</w:t>
      </w:r>
      <w:bookmarkEnd w:id="16"/>
      <w:bookmarkEnd w:id="17"/>
      <w:r w:rsidR="003E1E72">
        <w:rPr>
          <w:rFonts w:cstheme="minorHAnsi"/>
        </w:rPr>
        <w:t xml:space="preserve"> </w:t>
      </w:r>
      <w:r w:rsidR="00933612">
        <w:rPr>
          <w:rFonts w:cstheme="minorHAnsi"/>
        </w:rPr>
        <w:t xml:space="preserve">ou </w:t>
      </w:r>
      <w:r w:rsidR="009C1EEB">
        <w:rPr>
          <w:rFonts w:cstheme="minorHAnsi"/>
        </w:rPr>
        <w:t>Retroativa</w:t>
      </w:r>
      <w:r w:rsidR="007F100A">
        <w:rPr>
          <w:rFonts w:cstheme="minorHAnsi"/>
        </w:rPr>
        <w:t>.</w:t>
      </w:r>
    </w:p>
    <w:p w:rsidR="002659E7" w:rsidRPr="00174870" w:rsidRDefault="002659E7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commentRangeStart w:id="18"/>
      <w:r w:rsidRPr="00E37E4E">
        <w:rPr>
          <w:rFonts w:cstheme="minorHAnsi"/>
        </w:rPr>
        <w:t>Padrão</w:t>
      </w:r>
      <w:commentRangeEnd w:id="18"/>
      <w:r w:rsidR="00402649">
        <w:rPr>
          <w:rStyle w:val="Refdecomentrio"/>
        </w:rPr>
        <w:commentReference w:id="18"/>
      </w:r>
      <w:r w:rsidRPr="00E37E4E">
        <w:rPr>
          <w:rFonts w:cstheme="minorHAnsi"/>
        </w:rPr>
        <w:t>:</w:t>
      </w:r>
      <w:r w:rsidRPr="00174870">
        <w:rPr>
          <w:rFonts w:cstheme="minorHAnsi"/>
        </w:rPr>
        <w:t xml:space="preserve"> pré-aprovada com risco baixo, relativamente comum e que segue um proced</w:t>
      </w:r>
      <w:r w:rsidR="007F100A">
        <w:rPr>
          <w:rFonts w:cstheme="minorHAnsi"/>
        </w:rPr>
        <w:t>imento ou instrução de trabalho;</w:t>
      </w:r>
    </w:p>
    <w:p w:rsidR="002659E7" w:rsidRDefault="002659E7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Normal:</w:t>
      </w:r>
      <w:r w:rsidRPr="00174870">
        <w:rPr>
          <w:rFonts w:cstheme="minorHAnsi"/>
        </w:rPr>
        <w:t xml:space="preserve"> apresenta riscos desconhecidos e segue procedimentos ou instruções de trabalho não padronizado;</w:t>
      </w:r>
    </w:p>
    <w:p w:rsidR="00933612" w:rsidRPr="00174870" w:rsidRDefault="00933612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Emergencial:</w:t>
      </w:r>
      <w:r>
        <w:rPr>
          <w:rFonts w:cstheme="minorHAnsi"/>
        </w:rPr>
        <w:t xml:space="preserve"> </w:t>
      </w:r>
      <w:r w:rsidRPr="00FC2E26">
        <w:rPr>
          <w:rFonts w:cstheme="minorHAnsi"/>
        </w:rPr>
        <w:t>não foi emitida no prazo para ser analisada pelo (CAB) e não está associada a um Incidente de alto impacto “</w:t>
      </w:r>
      <w:proofErr w:type="spellStart"/>
      <w:r w:rsidRPr="006B441D">
        <w:rPr>
          <w:rFonts w:cstheme="minorHAnsi"/>
          <w:i/>
        </w:rPr>
        <w:t>Blocker</w:t>
      </w:r>
      <w:proofErr w:type="spellEnd"/>
      <w:r w:rsidRPr="00FC2E26">
        <w:rPr>
          <w:rFonts w:cstheme="minorHAnsi"/>
        </w:rPr>
        <w:t>”, porém precisa ser executada na data definida, para evitar que ocorra algum impacto ao negócio</w:t>
      </w:r>
      <w:r w:rsidR="007005CE">
        <w:rPr>
          <w:rFonts w:cstheme="minorHAnsi"/>
        </w:rPr>
        <w:t>;</w:t>
      </w:r>
    </w:p>
    <w:p w:rsidR="009B34D1" w:rsidRPr="009B34D1" w:rsidRDefault="009C1EE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commentRangeStart w:id="19"/>
      <w:r w:rsidRPr="00E37E4E">
        <w:rPr>
          <w:rFonts w:cstheme="minorHAnsi"/>
        </w:rPr>
        <w:t>Retroativa</w:t>
      </w:r>
      <w:commentRangeEnd w:id="19"/>
      <w:r w:rsidR="00402649">
        <w:rPr>
          <w:rStyle w:val="Refdecomentrio"/>
        </w:rPr>
        <w:commentReference w:id="19"/>
      </w:r>
      <w:r w:rsidR="002659E7" w:rsidRPr="00E37E4E">
        <w:rPr>
          <w:rFonts w:cstheme="minorHAnsi"/>
        </w:rPr>
        <w:t xml:space="preserve">: </w:t>
      </w:r>
      <w:r w:rsidR="002659E7" w:rsidRPr="009B34D1">
        <w:rPr>
          <w:rFonts w:cstheme="minorHAnsi"/>
        </w:rPr>
        <w:t>precisa ser implementada o mais rápido possível para</w:t>
      </w:r>
      <w:r w:rsidR="00933612" w:rsidRPr="009B34D1">
        <w:rPr>
          <w:rFonts w:cstheme="minorHAnsi"/>
        </w:rPr>
        <w:t xml:space="preserve"> </w:t>
      </w:r>
      <w:r w:rsidR="002659E7" w:rsidRPr="009B34D1">
        <w:rPr>
          <w:rFonts w:cstheme="minorHAnsi"/>
        </w:rPr>
        <w:t xml:space="preserve">resolver um incidente </w:t>
      </w:r>
      <w:r w:rsidR="00FD4454" w:rsidRPr="009B34D1">
        <w:rPr>
          <w:rFonts w:cstheme="minorHAnsi"/>
        </w:rPr>
        <w:t>de alto impacto “</w:t>
      </w:r>
      <w:proofErr w:type="spellStart"/>
      <w:r w:rsidR="00FD4454" w:rsidRPr="006B441D">
        <w:rPr>
          <w:rFonts w:cstheme="minorHAnsi"/>
          <w:i/>
        </w:rPr>
        <w:t>Blocker</w:t>
      </w:r>
      <w:proofErr w:type="spellEnd"/>
      <w:r w:rsidR="009B34D1" w:rsidRPr="009B34D1">
        <w:rPr>
          <w:rFonts w:cstheme="minorHAnsi"/>
        </w:rPr>
        <w:t>”</w:t>
      </w:r>
      <w:proofErr w:type="gramStart"/>
      <w:r w:rsidR="009B34D1" w:rsidRPr="009B34D1">
        <w:rPr>
          <w:rFonts w:cstheme="minorHAnsi"/>
        </w:rPr>
        <w:t xml:space="preserve"> ”</w:t>
      </w:r>
      <w:proofErr w:type="gramEnd"/>
      <w:r w:rsidR="009B34D1" w:rsidRPr="009B34D1">
        <w:rPr>
          <w:rFonts w:cstheme="minorHAnsi"/>
        </w:rPr>
        <w:t>, e pode ser registrada após a sua resolução.</w:t>
      </w:r>
      <w:r w:rsidR="008E6101">
        <w:rPr>
          <w:rFonts w:cstheme="minorHAnsi"/>
        </w:rPr>
        <w:t xml:space="preserve"> Vale ressaltar, que não é permitido o registro de RFC Retroativa sem um “</w:t>
      </w:r>
      <w:proofErr w:type="spellStart"/>
      <w:r w:rsidR="008E6101" w:rsidRPr="006B441D">
        <w:rPr>
          <w:rFonts w:cstheme="minorHAnsi"/>
          <w:i/>
        </w:rPr>
        <w:t>Blocker</w:t>
      </w:r>
      <w:proofErr w:type="spellEnd"/>
      <w:r w:rsidR="008E6101">
        <w:rPr>
          <w:rFonts w:cstheme="minorHAnsi"/>
        </w:rPr>
        <w:t>” relacionado.</w:t>
      </w:r>
      <w:commentRangeEnd w:id="15"/>
      <w:r w:rsidR="00402649">
        <w:rPr>
          <w:rStyle w:val="Refdecomentrio"/>
        </w:rPr>
        <w:commentReference w:id="15"/>
      </w:r>
    </w:p>
    <w:p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2659E7" w:rsidRPr="009B34D1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2659E7">
        <w:rPr>
          <w:rFonts w:cstheme="minorHAnsi"/>
          <w:b/>
        </w:rPr>
        <w:t xml:space="preserve">Prioridade </w:t>
      </w:r>
      <w:r w:rsidRPr="00174870">
        <w:rPr>
          <w:rFonts w:cstheme="minorHAnsi"/>
        </w:rPr>
        <w:t xml:space="preserve">- </w:t>
      </w:r>
      <w:r w:rsidR="00D2553D">
        <w:rPr>
          <w:rFonts w:cstheme="minorHAnsi"/>
        </w:rPr>
        <w:t>Deverão</w:t>
      </w:r>
      <w:r w:rsidRPr="00174870">
        <w:rPr>
          <w:rFonts w:cstheme="minorHAnsi"/>
        </w:rPr>
        <w:t xml:space="preserve"> ser priorizadas de acordo com o grau de impacto e urgência de sua execução.</w:t>
      </w:r>
    </w:p>
    <w:p w:rsidR="009B34D1" w:rsidRPr="002659E7" w:rsidRDefault="009B34D1" w:rsidP="009B34D1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2659E7" w:rsidRP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2659E7">
        <w:rPr>
          <w:rFonts w:cstheme="minorHAnsi"/>
          <w:b/>
        </w:rPr>
        <w:t xml:space="preserve">Classificação de Risco - </w:t>
      </w:r>
      <w:r w:rsidR="00D2553D">
        <w:rPr>
          <w:rFonts w:cstheme="minorHAnsi"/>
        </w:rPr>
        <w:t>Deverão</w:t>
      </w:r>
      <w:r w:rsidRPr="00174870">
        <w:rPr>
          <w:rFonts w:cstheme="minorHAnsi"/>
        </w:rPr>
        <w:t xml:space="preserve"> ser classificadas conforme o risco para o negócio.  A classificação será realizada conforme o fator resultante da relação entre o impacto e a probabilidade de afetar a estabilidade do negócio</w:t>
      </w:r>
      <w:r w:rsidRPr="002659E7">
        <w:rPr>
          <w:rFonts w:cstheme="minorHAnsi"/>
          <w:b/>
        </w:rPr>
        <w:t>.</w:t>
      </w:r>
    </w:p>
    <w:p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2659E7" w:rsidRDefault="008C0113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Avaliação</w:t>
      </w:r>
      <w:r w:rsidR="002659E7" w:rsidRPr="002659E7">
        <w:rPr>
          <w:rFonts w:cstheme="minorHAnsi"/>
          <w:b/>
        </w:rPr>
        <w:t xml:space="preserve"> - </w:t>
      </w:r>
      <w:r w:rsidR="002659E7" w:rsidRPr="00174870">
        <w:rPr>
          <w:rFonts w:cstheme="minorHAnsi"/>
        </w:rPr>
        <w:t>O Gerenciamento de Mudanças deve</w:t>
      </w:r>
      <w:r w:rsidR="005F42A0">
        <w:rPr>
          <w:rFonts w:cstheme="minorHAnsi"/>
        </w:rPr>
        <w:t xml:space="preserve"> garantir que todas as mudanças</w:t>
      </w:r>
      <w:r w:rsidR="002659E7" w:rsidRPr="00174870">
        <w:rPr>
          <w:rFonts w:cstheme="minorHAnsi"/>
        </w:rPr>
        <w:t xml:space="preserve"> para ser</w:t>
      </w:r>
      <w:r w:rsidR="005F42A0">
        <w:rPr>
          <w:rFonts w:cstheme="minorHAnsi"/>
        </w:rPr>
        <w:t xml:space="preserve">em </w:t>
      </w:r>
      <w:proofErr w:type="gramStart"/>
      <w:r w:rsidR="005F42A0">
        <w:rPr>
          <w:rFonts w:cstheme="minorHAnsi"/>
        </w:rPr>
        <w:t>implementadas</w:t>
      </w:r>
      <w:proofErr w:type="gramEnd"/>
      <w:r w:rsidR="005F42A0">
        <w:rPr>
          <w:rFonts w:cstheme="minorHAnsi"/>
        </w:rPr>
        <w:t>, deve</w:t>
      </w:r>
      <w:r w:rsidR="002659E7" w:rsidRPr="00174870">
        <w:rPr>
          <w:rFonts w:cstheme="minorHAnsi"/>
        </w:rPr>
        <w:t>m ser avaliadas, autorizadas, testadas e, após suas imple</w:t>
      </w:r>
      <w:r w:rsidR="00D534C5">
        <w:rPr>
          <w:rFonts w:cstheme="minorHAnsi"/>
        </w:rPr>
        <w:t>mentações, deve</w:t>
      </w:r>
      <w:r w:rsidR="002659E7" w:rsidRPr="00174870">
        <w:rPr>
          <w:rFonts w:cstheme="minorHAnsi"/>
        </w:rPr>
        <w:t>m ser revisadas.</w:t>
      </w:r>
    </w:p>
    <w:p w:rsidR="009B34D1" w:rsidRPr="009B34D1" w:rsidRDefault="009B34D1" w:rsidP="009B34D1">
      <w:pPr>
        <w:pStyle w:val="PargrafodaLista"/>
        <w:rPr>
          <w:rFonts w:cstheme="minorHAnsi"/>
        </w:rPr>
      </w:pPr>
    </w:p>
    <w:p w:rsidR="008E6101" w:rsidRDefault="009B34D1" w:rsidP="0048186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9B34D1">
        <w:rPr>
          <w:rFonts w:cstheme="minorHAnsi"/>
          <w:b/>
        </w:rPr>
        <w:t>Comitê Consultivo de Mudanças (CAB)</w:t>
      </w:r>
    </w:p>
    <w:p w:rsidR="00D52DFA" w:rsidRDefault="00481863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174870">
        <w:rPr>
          <w:rFonts w:cstheme="minorHAnsi"/>
        </w:rPr>
        <w:t xml:space="preserve">Toda </w:t>
      </w:r>
      <w:proofErr w:type="spellStart"/>
      <w:r w:rsidRPr="008E6101">
        <w:rPr>
          <w:rFonts w:cstheme="minorHAnsi"/>
          <w:i/>
        </w:rPr>
        <w:t>Request</w:t>
      </w:r>
      <w:proofErr w:type="spellEnd"/>
      <w:r w:rsidRPr="008E6101">
        <w:rPr>
          <w:rFonts w:cstheme="minorHAnsi"/>
          <w:i/>
        </w:rPr>
        <w:t xml:space="preserve"> for </w:t>
      </w:r>
      <w:proofErr w:type="spellStart"/>
      <w:r w:rsidRPr="008E6101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 categoria N</w:t>
      </w:r>
      <w:r w:rsidRPr="00174870">
        <w:rPr>
          <w:rFonts w:cstheme="minorHAnsi"/>
        </w:rPr>
        <w:t xml:space="preserve">ormal deve ser aprovada pelo </w:t>
      </w:r>
      <w:r>
        <w:rPr>
          <w:rFonts w:cstheme="minorHAnsi"/>
        </w:rPr>
        <w:t xml:space="preserve">Comitê Consultivo de Mudanças (CAB) </w:t>
      </w:r>
      <w:r w:rsidR="001B2293">
        <w:rPr>
          <w:rFonts w:cstheme="minorHAnsi"/>
        </w:rPr>
        <w:t xml:space="preserve">que </w:t>
      </w:r>
      <w:r w:rsidR="009B34D1">
        <w:rPr>
          <w:rFonts w:cstheme="minorHAnsi"/>
        </w:rPr>
        <w:t xml:space="preserve">será </w:t>
      </w:r>
      <w:r w:rsidR="001B2293">
        <w:rPr>
          <w:rFonts w:cstheme="minorHAnsi"/>
        </w:rPr>
        <w:t>realizada toda quarta-feira, c</w:t>
      </w:r>
      <w:r w:rsidR="009B34D1">
        <w:rPr>
          <w:rFonts w:cstheme="minorHAnsi"/>
        </w:rPr>
        <w:t>aso seja feriado, será no próximo dia útil.</w:t>
      </w:r>
      <w:r>
        <w:rPr>
          <w:rFonts w:cstheme="minorHAnsi"/>
        </w:rPr>
        <w:t xml:space="preserve"> </w:t>
      </w:r>
    </w:p>
    <w:p w:rsidR="008E6101" w:rsidRPr="008E6101" w:rsidRDefault="008E6101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Deve ser enviada devidamente preenchida, com atividades, responsável, duração, plano de retorno e evidências dos testes realizados até terça-feira às </w:t>
      </w:r>
      <w:proofErr w:type="gramStart"/>
      <w:r w:rsidRPr="008E6101">
        <w:rPr>
          <w:rFonts w:cstheme="minorHAnsi"/>
        </w:rPr>
        <w:t>18:00</w:t>
      </w:r>
      <w:proofErr w:type="gramEnd"/>
      <w:r w:rsidRPr="008E6101">
        <w:rPr>
          <w:rFonts w:cstheme="minorHAnsi"/>
        </w:rPr>
        <w:t xml:space="preserve"> horas, após este prazo será analisada na próxima reunião do Comitê Consultivo de Mudanças (CAB).</w:t>
      </w:r>
    </w:p>
    <w:p w:rsidR="00D52DFA" w:rsidRPr="00FA68AD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  <w:b/>
          <w:highlight w:val="yellow"/>
          <w:rPrChange w:id="20" w:author="Marcela Dias" w:date="2016-10-28T10:43:00Z">
            <w:rPr>
              <w:rFonts w:cstheme="minorHAnsi"/>
            </w:rPr>
          </w:rPrChange>
        </w:rPr>
      </w:pPr>
      <w:commentRangeStart w:id="21"/>
      <w:r w:rsidRPr="00FA68AD">
        <w:rPr>
          <w:rFonts w:cstheme="minorHAnsi"/>
          <w:b/>
          <w:highlight w:val="yellow"/>
          <w:rPrChange w:id="22" w:author="Marcela Dias" w:date="2016-10-28T10:43:00Z">
            <w:rPr>
              <w:rFonts w:cstheme="minorHAnsi"/>
            </w:rPr>
          </w:rPrChange>
        </w:rPr>
        <w:t xml:space="preserve">A </w:t>
      </w:r>
      <w:r w:rsidR="00072E18" w:rsidRPr="00215BE0">
        <w:rPr>
          <w:rFonts w:cstheme="minorHAnsi"/>
          <w:b/>
          <w:rPrChange w:id="23" w:author="Marcela Dias" w:date="2016-10-28T11:12:00Z">
            <w:rPr>
              <w:rFonts w:cstheme="minorHAnsi"/>
            </w:rPr>
          </w:rPrChange>
        </w:rPr>
        <w:t>sequência</w:t>
      </w:r>
      <w:r w:rsidRPr="00215BE0">
        <w:rPr>
          <w:rFonts w:cstheme="minorHAnsi"/>
          <w:b/>
          <w:rPrChange w:id="24" w:author="Marcela Dias" w:date="2016-10-28T11:12:00Z">
            <w:rPr>
              <w:rFonts w:cstheme="minorHAnsi"/>
            </w:rPr>
          </w:rPrChange>
        </w:rPr>
        <w:t xml:space="preserve"> da apresentação e execução será definida pela ordem de envio (data e horário mais antigo</w:t>
      </w:r>
      <w:proofErr w:type="gramStart"/>
      <w:r w:rsidRPr="00215BE0">
        <w:rPr>
          <w:rFonts w:cstheme="minorHAnsi"/>
          <w:b/>
          <w:rPrChange w:id="25" w:author="Marcela Dias" w:date="2016-10-28T11:12:00Z">
            <w:rPr>
              <w:rFonts w:cstheme="minorHAnsi"/>
            </w:rPr>
          </w:rPrChange>
        </w:rPr>
        <w:t>).</w:t>
      </w:r>
      <w:commentRangeEnd w:id="21"/>
      <w:proofErr w:type="gramEnd"/>
      <w:r w:rsidR="00402649" w:rsidRPr="00215BE0">
        <w:rPr>
          <w:rStyle w:val="Refdecomentrio"/>
          <w:b/>
          <w:rPrChange w:id="26" w:author="Marcela Dias" w:date="2016-10-28T11:12:00Z">
            <w:rPr>
              <w:rStyle w:val="Refdecomentrio"/>
            </w:rPr>
          </w:rPrChange>
        </w:rPr>
        <w:commentReference w:id="21"/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Antes da realização das reuniões do </w:t>
      </w:r>
      <w:r w:rsidR="00172A66" w:rsidRPr="008E6101">
        <w:rPr>
          <w:rFonts w:cstheme="minorHAnsi"/>
        </w:rPr>
        <w:t>Comitê Consultivo de Mudanças (CAB)</w:t>
      </w:r>
      <w:r w:rsidRPr="00E37E4E">
        <w:rPr>
          <w:rFonts w:cstheme="minorHAnsi"/>
        </w:rPr>
        <w:t xml:space="preserve">, a área de </w:t>
      </w:r>
      <w:r w:rsidR="00172A66">
        <w:rPr>
          <w:rFonts w:cstheme="minorHAnsi"/>
        </w:rPr>
        <w:t>Gerenciamento</w:t>
      </w:r>
      <w:r w:rsidRPr="00E37E4E">
        <w:rPr>
          <w:rFonts w:cstheme="minorHAnsi"/>
        </w:rPr>
        <w:t xml:space="preserve"> de Mudanças deve elaborar e divulgar uma pauta para todos os seus membros.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O </w:t>
      </w:r>
      <w:r w:rsidR="00172A66" w:rsidRPr="008E6101">
        <w:rPr>
          <w:rFonts w:cstheme="minorHAnsi"/>
        </w:rPr>
        <w:t>Comitê Consultivo de Mudanças (CAB)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 xml:space="preserve">somente deve aprovar as </w:t>
      </w:r>
      <w:proofErr w:type="spellStart"/>
      <w:r w:rsidR="00172A66" w:rsidRPr="008E6101">
        <w:rPr>
          <w:rFonts w:cstheme="minorHAnsi"/>
          <w:i/>
        </w:rPr>
        <w:t>Request</w:t>
      </w:r>
      <w:proofErr w:type="spellEnd"/>
      <w:r w:rsidR="00172A66" w:rsidRPr="008E6101">
        <w:rPr>
          <w:rFonts w:cstheme="minorHAnsi"/>
          <w:i/>
        </w:rPr>
        <w:t xml:space="preserve"> for </w:t>
      </w:r>
      <w:proofErr w:type="spellStart"/>
      <w:r w:rsidR="00172A66" w:rsidRPr="008E6101">
        <w:rPr>
          <w:rFonts w:cstheme="minorHAnsi"/>
          <w:i/>
        </w:rPr>
        <w:t>Change</w:t>
      </w:r>
      <w:proofErr w:type="spellEnd"/>
      <w:r w:rsidR="00172A66" w:rsidRPr="008E6101">
        <w:rPr>
          <w:rFonts w:cstheme="minorHAnsi"/>
        </w:rPr>
        <w:t xml:space="preserve"> (RFC)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>devidamente planejadas, que incluam todas as evidências necessárias</w:t>
      </w:r>
      <w:ins w:id="27" w:author="Rodrigo Possatto Rothstein" w:date="2016-10-28T09:47:00Z">
        <w:r w:rsidR="00402649">
          <w:rPr>
            <w:rFonts w:cstheme="minorHAnsi"/>
          </w:rPr>
          <w:t>, todos os campos preenchidos SEM EXCEÇÃO</w:t>
        </w:r>
      </w:ins>
      <w:r w:rsidRPr="00E37E4E">
        <w:rPr>
          <w:rFonts w:cstheme="minorHAnsi"/>
        </w:rPr>
        <w:t>, que apresentem a concordância dos envolvidos e caso nenhum membro do Comitê se oponha a esta decisão durante a reunião, embasando seu ponto de vista.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Muito embora possam ocorrer outras aprovações ou concordâncias evidenciadas nos registros das </w:t>
      </w:r>
      <w:proofErr w:type="spellStart"/>
      <w:r w:rsidR="00172A66" w:rsidRPr="008E6101">
        <w:rPr>
          <w:rFonts w:cstheme="minorHAnsi"/>
          <w:i/>
        </w:rPr>
        <w:t>Request</w:t>
      </w:r>
      <w:proofErr w:type="spellEnd"/>
      <w:r w:rsidR="00172A66" w:rsidRPr="008E6101">
        <w:rPr>
          <w:rFonts w:cstheme="minorHAnsi"/>
          <w:i/>
        </w:rPr>
        <w:t xml:space="preserve"> for </w:t>
      </w:r>
      <w:proofErr w:type="spellStart"/>
      <w:r w:rsidR="00172A66" w:rsidRPr="008E6101">
        <w:rPr>
          <w:rFonts w:cstheme="minorHAnsi"/>
          <w:i/>
        </w:rPr>
        <w:t>Change</w:t>
      </w:r>
      <w:proofErr w:type="spellEnd"/>
      <w:r w:rsidR="00172A66" w:rsidRPr="008E6101"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, as decisões do </w:t>
      </w:r>
      <w:r w:rsidR="00172A66" w:rsidRPr="008E6101">
        <w:rPr>
          <w:rFonts w:cstheme="minorHAnsi"/>
        </w:rPr>
        <w:t>Comitê Consultivo de Mudanças (CAB)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>devem ser sempre consideradas soberanas.</w:t>
      </w:r>
    </w:p>
    <w:p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Ao término das reuniões do</w:t>
      </w:r>
      <w:r w:rsidR="00172A66">
        <w:rPr>
          <w:rFonts w:cstheme="minorHAnsi"/>
        </w:rPr>
        <w:t xml:space="preserve"> </w:t>
      </w:r>
      <w:r w:rsidR="00172A66" w:rsidRPr="008E6101">
        <w:rPr>
          <w:rFonts w:cstheme="minorHAnsi"/>
        </w:rPr>
        <w:t>Comitê Consultivo de Mudanças (CAB)</w:t>
      </w:r>
      <w:r w:rsidRPr="00E37E4E">
        <w:rPr>
          <w:rFonts w:cstheme="minorHAnsi"/>
        </w:rPr>
        <w:t xml:space="preserve">, a área de </w:t>
      </w:r>
      <w:r w:rsidR="00172A66">
        <w:rPr>
          <w:rFonts w:cstheme="minorHAnsi"/>
        </w:rPr>
        <w:t>Gerenciamento</w:t>
      </w:r>
      <w:r w:rsidRPr="00E37E4E">
        <w:rPr>
          <w:rFonts w:cstheme="minorHAnsi"/>
        </w:rPr>
        <w:t xml:space="preserve"> de Mudanças deve formalizar sua realização através da elaboração de uma Ata e respectivo controle de </w:t>
      </w:r>
      <w:commentRangeStart w:id="28"/>
      <w:r w:rsidRPr="00E37E4E">
        <w:rPr>
          <w:rFonts w:cstheme="minorHAnsi"/>
        </w:rPr>
        <w:t>presença</w:t>
      </w:r>
      <w:commentRangeEnd w:id="28"/>
      <w:r w:rsidR="00402649">
        <w:rPr>
          <w:rStyle w:val="Refdecomentrio"/>
        </w:rPr>
        <w:commentReference w:id="28"/>
      </w:r>
      <w:r w:rsidRPr="00E37E4E">
        <w:rPr>
          <w:rFonts w:cstheme="minorHAnsi"/>
        </w:rPr>
        <w:t>.</w:t>
      </w:r>
    </w:p>
    <w:p w:rsidR="00CE007C" w:rsidRPr="008E6101" w:rsidRDefault="00CE007C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Os membros fixos devem participar de todas as reuniões, </w:t>
      </w:r>
      <w:r w:rsidR="004D29B2" w:rsidRPr="008E6101">
        <w:rPr>
          <w:rFonts w:cstheme="minorHAnsi"/>
        </w:rPr>
        <w:t xml:space="preserve">em caso de ausência o participante deve </w:t>
      </w:r>
      <w:r w:rsidR="00D52DFA" w:rsidRPr="008E6101">
        <w:rPr>
          <w:rFonts w:cstheme="minorHAnsi"/>
        </w:rPr>
        <w:t>delegar</w:t>
      </w:r>
      <w:r w:rsidR="004D29B2" w:rsidRPr="008E6101">
        <w:rPr>
          <w:rFonts w:cstheme="minorHAnsi"/>
        </w:rPr>
        <w:t xml:space="preserve"> </w:t>
      </w:r>
      <w:r w:rsidR="00D52DFA" w:rsidRPr="008E6101">
        <w:rPr>
          <w:rFonts w:cstheme="minorHAnsi"/>
        </w:rPr>
        <w:t>um representante</w:t>
      </w:r>
      <w:r w:rsidR="004D29B2" w:rsidRPr="008E6101">
        <w:rPr>
          <w:rFonts w:cstheme="minorHAnsi"/>
        </w:rPr>
        <w:t>. C</w:t>
      </w:r>
      <w:r w:rsidRPr="008E6101">
        <w:rPr>
          <w:rFonts w:cstheme="minorHAnsi"/>
        </w:rPr>
        <w:t>as</w:t>
      </w:r>
      <w:r w:rsidR="004D29B2" w:rsidRPr="008E6101">
        <w:rPr>
          <w:rFonts w:cstheme="minorHAnsi"/>
        </w:rPr>
        <w:t>o ocorra ausência, o Gerente de Governança de TI deve reportar ao Diretor de Tecnologia da Informação.</w:t>
      </w:r>
    </w:p>
    <w:p w:rsidR="00D52DFA" w:rsidRPr="008E6101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Na ausência do solicitante para apresentar a sua respectiva </w:t>
      </w:r>
      <w:proofErr w:type="spellStart"/>
      <w:r w:rsidRPr="008E6101">
        <w:rPr>
          <w:rFonts w:cstheme="minorHAnsi"/>
          <w:i/>
        </w:rPr>
        <w:t>Request</w:t>
      </w:r>
      <w:proofErr w:type="spellEnd"/>
      <w:r w:rsidRPr="008E6101">
        <w:rPr>
          <w:rFonts w:cstheme="minorHAnsi"/>
          <w:i/>
        </w:rPr>
        <w:t xml:space="preserve"> for </w:t>
      </w:r>
      <w:proofErr w:type="spellStart"/>
      <w:r w:rsidRPr="008E6101">
        <w:rPr>
          <w:rFonts w:cstheme="minorHAnsi"/>
          <w:i/>
        </w:rPr>
        <w:t>Change</w:t>
      </w:r>
      <w:proofErr w:type="spellEnd"/>
      <w:r w:rsidRPr="008E6101">
        <w:rPr>
          <w:rFonts w:cstheme="minorHAnsi"/>
        </w:rPr>
        <w:t xml:space="preserve"> (RFC), a mesma será automaticamente reprovada.</w:t>
      </w:r>
    </w:p>
    <w:p w:rsidR="00481863" w:rsidRPr="00481863" w:rsidRDefault="00481863" w:rsidP="00481863">
      <w:pPr>
        <w:pStyle w:val="PargrafodaLista"/>
        <w:rPr>
          <w:rFonts w:cstheme="minorHAnsi"/>
        </w:rPr>
      </w:pPr>
    </w:p>
    <w:p w:rsidR="008E6101" w:rsidRDefault="00481863" w:rsidP="0048186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9B34D1">
        <w:rPr>
          <w:rFonts w:cstheme="minorHAnsi"/>
          <w:b/>
        </w:rPr>
        <w:t>Comitê Consultivo de Mudanças</w:t>
      </w:r>
      <w:r>
        <w:rPr>
          <w:rFonts w:cstheme="minorHAnsi"/>
          <w:b/>
        </w:rPr>
        <w:t xml:space="preserve"> Emergencial</w:t>
      </w:r>
      <w:r w:rsidRPr="009B34D1">
        <w:rPr>
          <w:rFonts w:cstheme="minorHAnsi"/>
          <w:b/>
        </w:rPr>
        <w:t xml:space="preserve"> (</w:t>
      </w:r>
      <w:r>
        <w:rPr>
          <w:rFonts w:cstheme="minorHAnsi"/>
          <w:b/>
        </w:rPr>
        <w:t>E</w:t>
      </w:r>
      <w:r w:rsidRPr="009B34D1">
        <w:rPr>
          <w:rFonts w:cstheme="minorHAnsi"/>
          <w:b/>
        </w:rPr>
        <w:t>CAB)</w:t>
      </w:r>
    </w:p>
    <w:p w:rsidR="00D52DFA" w:rsidRDefault="00481863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</w:t>
      </w:r>
      <w:r w:rsidRPr="00174870">
        <w:rPr>
          <w:rFonts w:cstheme="minorHAnsi"/>
        </w:rPr>
        <w:t xml:space="preserve">oda </w:t>
      </w:r>
      <w:proofErr w:type="spellStart"/>
      <w:r w:rsidRPr="008E6101">
        <w:rPr>
          <w:rFonts w:cstheme="minorHAnsi"/>
          <w:i/>
        </w:rPr>
        <w:t>Request</w:t>
      </w:r>
      <w:proofErr w:type="spellEnd"/>
      <w:r w:rsidRPr="008E6101">
        <w:rPr>
          <w:rFonts w:cstheme="minorHAnsi"/>
          <w:i/>
        </w:rPr>
        <w:t xml:space="preserve"> for </w:t>
      </w:r>
      <w:proofErr w:type="spellStart"/>
      <w:r w:rsidRPr="008E6101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 categoria E</w:t>
      </w:r>
      <w:r w:rsidRPr="00174870">
        <w:rPr>
          <w:rFonts w:cstheme="minorHAnsi"/>
        </w:rPr>
        <w:t xml:space="preserve">mergencial </w:t>
      </w:r>
      <w:r w:rsidR="001B2293" w:rsidRPr="00174870">
        <w:rPr>
          <w:rFonts w:cstheme="minorHAnsi"/>
        </w:rPr>
        <w:t>deve ser aprovada pelo</w:t>
      </w:r>
      <w:r>
        <w:rPr>
          <w:rFonts w:cstheme="minorHAnsi"/>
        </w:rPr>
        <w:t xml:space="preserve"> Comitê Consultivo de Mudanças Emergencial (ECAB) </w:t>
      </w:r>
      <w:r w:rsidR="001B2293">
        <w:rPr>
          <w:rFonts w:cstheme="minorHAnsi"/>
        </w:rPr>
        <w:t>que</w:t>
      </w:r>
      <w:r>
        <w:rPr>
          <w:rFonts w:cstheme="minorHAnsi"/>
        </w:rPr>
        <w:t xml:space="preserve"> será realizada </w:t>
      </w:r>
      <w:proofErr w:type="gramStart"/>
      <w:r>
        <w:rPr>
          <w:rFonts w:cstheme="minorHAnsi"/>
        </w:rPr>
        <w:t>sob demanda</w:t>
      </w:r>
      <w:proofErr w:type="gramEnd"/>
      <w:r>
        <w:rPr>
          <w:rFonts w:cstheme="minorHAnsi"/>
        </w:rPr>
        <w:t xml:space="preserve">. </w:t>
      </w:r>
    </w:p>
    <w:p w:rsidR="00481863" w:rsidRPr="00D52DFA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D52DFA">
        <w:rPr>
          <w:rFonts w:cstheme="minorHAnsi"/>
        </w:rPr>
        <w:t xml:space="preserve">Na ausência do solicitante para apresentar a sua respectiva </w:t>
      </w:r>
      <w:proofErr w:type="spellStart"/>
      <w:r w:rsidRPr="00072E18">
        <w:rPr>
          <w:rFonts w:cstheme="minorHAnsi"/>
          <w:i/>
        </w:rPr>
        <w:t>Request</w:t>
      </w:r>
      <w:proofErr w:type="spellEnd"/>
      <w:r w:rsidRPr="00072E18">
        <w:rPr>
          <w:rFonts w:cstheme="minorHAnsi"/>
          <w:i/>
        </w:rPr>
        <w:t xml:space="preserve"> for </w:t>
      </w:r>
      <w:proofErr w:type="spellStart"/>
      <w:r w:rsidRPr="00072E18">
        <w:rPr>
          <w:rFonts w:cstheme="minorHAnsi"/>
          <w:i/>
        </w:rPr>
        <w:t>Change</w:t>
      </w:r>
      <w:proofErr w:type="spellEnd"/>
      <w:r w:rsidRPr="00D52DFA">
        <w:rPr>
          <w:rFonts w:cstheme="minorHAnsi"/>
        </w:rPr>
        <w:t xml:space="preserve"> (RFC), a mesma será automaticamente reprovada.</w:t>
      </w:r>
    </w:p>
    <w:p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proofErr w:type="gramStart"/>
      <w:r w:rsidRPr="002659E7">
        <w:rPr>
          <w:rFonts w:cstheme="minorHAnsi"/>
          <w:b/>
        </w:rPr>
        <w:t>Implementação</w:t>
      </w:r>
      <w:proofErr w:type="gramEnd"/>
      <w:r w:rsidRPr="002659E7">
        <w:rPr>
          <w:rFonts w:cstheme="minorHAnsi"/>
          <w:b/>
        </w:rPr>
        <w:t xml:space="preserve"> - </w:t>
      </w:r>
      <w:r w:rsidRPr="00174870">
        <w:rPr>
          <w:rFonts w:cstheme="minorHAnsi"/>
        </w:rPr>
        <w:t xml:space="preserve">Todas as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174870">
        <w:rPr>
          <w:rFonts w:cstheme="minorHAnsi"/>
        </w:rPr>
        <w:t xml:space="preserve">aprovadas </w:t>
      </w:r>
      <w:r w:rsidR="00B157D9">
        <w:rPr>
          <w:rFonts w:cstheme="minorHAnsi"/>
        </w:rPr>
        <w:t>podem ser acompanhadas na</w:t>
      </w:r>
      <w:r w:rsidRPr="00174870">
        <w:rPr>
          <w:rFonts w:cstheme="minorHAnsi"/>
        </w:rPr>
        <w:t xml:space="preserve"> sua implementação pelo processo.</w:t>
      </w:r>
    </w:p>
    <w:p w:rsidR="00072E18" w:rsidRDefault="00072E18" w:rsidP="00072E18">
      <w:pPr>
        <w:spacing w:after="0" w:line="240" w:lineRule="auto"/>
        <w:jc w:val="both"/>
        <w:rPr>
          <w:rFonts w:cstheme="minorHAnsi"/>
        </w:rPr>
      </w:pPr>
    </w:p>
    <w:p w:rsidR="00072E18" w:rsidRPr="00072E18" w:rsidRDefault="00072E18" w:rsidP="00072E18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072E18">
        <w:rPr>
          <w:rFonts w:cstheme="minorHAnsi"/>
          <w:b/>
        </w:rPr>
        <w:t xml:space="preserve">Execução </w:t>
      </w:r>
      <w:r w:rsidRPr="00072E18">
        <w:rPr>
          <w:rFonts w:cstheme="minorHAnsi"/>
        </w:rPr>
        <w:t xml:space="preserve">- As áreas executoras somente poderão </w:t>
      </w:r>
      <w:del w:id="29" w:author="Rodrigo Possatto Rothstein" w:date="2016-10-28T09:48:00Z">
        <w:r w:rsidRPr="00072E18" w:rsidDel="00402649">
          <w:rPr>
            <w:rFonts w:cstheme="minorHAnsi"/>
          </w:rPr>
          <w:delText xml:space="preserve">ser </w:delText>
        </w:r>
      </w:del>
      <w:r w:rsidRPr="00072E18">
        <w:rPr>
          <w:rFonts w:cstheme="minorHAnsi"/>
        </w:rPr>
        <w:t xml:space="preserve">implantar / executar uma </w:t>
      </w:r>
      <w:proofErr w:type="spellStart"/>
      <w:r w:rsidRPr="00072E18">
        <w:rPr>
          <w:rFonts w:cstheme="minorHAnsi"/>
          <w:i/>
        </w:rPr>
        <w:t>Request</w:t>
      </w:r>
      <w:proofErr w:type="spellEnd"/>
      <w:r w:rsidRPr="00072E18">
        <w:rPr>
          <w:rFonts w:cstheme="minorHAnsi"/>
          <w:i/>
        </w:rPr>
        <w:t xml:space="preserve"> for </w:t>
      </w:r>
      <w:proofErr w:type="spellStart"/>
      <w:r w:rsidRPr="00072E18">
        <w:rPr>
          <w:rFonts w:cstheme="minorHAnsi"/>
          <w:i/>
        </w:rPr>
        <w:t>Change</w:t>
      </w:r>
      <w:proofErr w:type="spellEnd"/>
      <w:r w:rsidRPr="00072E18">
        <w:rPr>
          <w:rFonts w:cstheme="minorHAnsi"/>
        </w:rPr>
        <w:t xml:space="preserve"> (RFC) depois que a mesma tenha sido formalmente aprovada. Não existe nenhuma exceção para esta definição.</w:t>
      </w:r>
    </w:p>
    <w:p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2659E7" w:rsidRDefault="00436360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 xml:space="preserve">Plano de Retorno </w:t>
      </w:r>
      <w:r w:rsidR="009D15E4">
        <w:rPr>
          <w:rFonts w:cstheme="minorHAnsi"/>
        </w:rPr>
        <w:t>–</w:t>
      </w:r>
      <w:r w:rsidR="002659E7" w:rsidRPr="00174870">
        <w:rPr>
          <w:rFonts w:cstheme="minorHAnsi"/>
        </w:rPr>
        <w:t xml:space="preserve"> Toda</w:t>
      </w:r>
      <w:r w:rsidR="009D15E4">
        <w:rPr>
          <w:rFonts w:cstheme="minorHAnsi"/>
        </w:rPr>
        <w:t>s as</w:t>
      </w:r>
      <w:r w:rsidR="002659E7" w:rsidRPr="00174870">
        <w:rPr>
          <w:rFonts w:cstheme="minorHAnsi"/>
        </w:rPr>
        <w:t xml:space="preserve">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B157D9">
        <w:rPr>
          <w:rFonts w:cstheme="minorHAnsi"/>
        </w:rPr>
        <w:t>N</w:t>
      </w:r>
      <w:r w:rsidR="00933612">
        <w:rPr>
          <w:rFonts w:cstheme="minorHAnsi"/>
        </w:rPr>
        <w:t xml:space="preserve">ormal, Padrão ou </w:t>
      </w:r>
      <w:r w:rsidR="00B157D9">
        <w:rPr>
          <w:rFonts w:cstheme="minorHAnsi"/>
        </w:rPr>
        <w:t>E</w:t>
      </w:r>
      <w:r w:rsidR="002659E7" w:rsidRPr="00174870">
        <w:rPr>
          <w:rFonts w:cstheme="minorHAnsi"/>
        </w:rPr>
        <w:t>mergencial deve</w:t>
      </w:r>
      <w:r w:rsidR="00F547CF">
        <w:rPr>
          <w:rFonts w:cstheme="minorHAnsi"/>
        </w:rPr>
        <w:t>rão</w:t>
      </w:r>
      <w:r w:rsidR="002659E7" w:rsidRPr="00174870">
        <w:rPr>
          <w:rFonts w:cstheme="minorHAnsi"/>
        </w:rPr>
        <w:t xml:space="preserve"> ter um plano de retorno. Quando não for possível ter um plano de retorno </w:t>
      </w:r>
      <w:proofErr w:type="gramStart"/>
      <w:r w:rsidR="002659E7" w:rsidRPr="00174870">
        <w:rPr>
          <w:rFonts w:cstheme="minorHAnsi"/>
        </w:rPr>
        <w:t>a</w:t>
      </w:r>
      <w:proofErr w:type="gramEnd"/>
      <w:r w:rsidR="002659E7" w:rsidRPr="00174870">
        <w:rPr>
          <w:rFonts w:cstheme="minorHAnsi"/>
        </w:rPr>
        <w:t xml:space="preserve"> mesma deve </w:t>
      </w:r>
      <w:r w:rsidR="007972F9">
        <w:rPr>
          <w:rFonts w:cstheme="minorHAnsi"/>
        </w:rPr>
        <w:t>ter descrito o motivo de não ter um plano de retorno</w:t>
      </w:r>
      <w:r w:rsidR="002659E7" w:rsidRPr="00174870">
        <w:rPr>
          <w:rFonts w:cstheme="minorHAnsi"/>
        </w:rPr>
        <w:t>.</w:t>
      </w:r>
    </w:p>
    <w:p w:rsidR="004D29B2" w:rsidRPr="004D29B2" w:rsidRDefault="004D29B2" w:rsidP="004D29B2">
      <w:pPr>
        <w:pStyle w:val="PargrafodaLista"/>
        <w:rPr>
          <w:rFonts w:cstheme="minorHAnsi"/>
        </w:rPr>
      </w:pPr>
    </w:p>
    <w:p w:rsidR="002659E7" w:rsidRPr="00B157D9" w:rsidRDefault="002659E7" w:rsidP="00C359C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commentRangeStart w:id="30"/>
      <w:r w:rsidRPr="00B157D9">
        <w:rPr>
          <w:rFonts w:cstheme="minorHAnsi"/>
          <w:b/>
        </w:rPr>
        <w:t xml:space="preserve">Revisão </w:t>
      </w:r>
      <w:proofErr w:type="gramStart"/>
      <w:r w:rsidRPr="00B157D9">
        <w:rPr>
          <w:rFonts w:cstheme="minorHAnsi"/>
          <w:b/>
        </w:rPr>
        <w:t>pós implantaç</w:t>
      </w:r>
      <w:r w:rsidR="00174870" w:rsidRPr="00B157D9">
        <w:rPr>
          <w:rFonts w:cstheme="minorHAnsi"/>
          <w:b/>
        </w:rPr>
        <w:t>ão</w:t>
      </w:r>
      <w:proofErr w:type="gramEnd"/>
      <w:r w:rsidRPr="00B157D9">
        <w:rPr>
          <w:rFonts w:cstheme="minorHAnsi"/>
          <w:b/>
        </w:rPr>
        <w:t xml:space="preserve"> - </w:t>
      </w:r>
      <w:r w:rsidRPr="00B157D9">
        <w:rPr>
          <w:rFonts w:cstheme="minorHAnsi"/>
        </w:rPr>
        <w:t xml:space="preserve">O processo </w:t>
      </w:r>
      <w:r w:rsidR="00B157D9" w:rsidRPr="00B157D9">
        <w:rPr>
          <w:rFonts w:cstheme="minorHAnsi"/>
        </w:rPr>
        <w:t xml:space="preserve">de Gerenciamento de Mudanças </w:t>
      </w:r>
      <w:r w:rsidRPr="00B157D9">
        <w:rPr>
          <w:rFonts w:cstheme="minorHAnsi"/>
        </w:rPr>
        <w:t xml:space="preserve">deverá revisar a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B157D9">
        <w:rPr>
          <w:rFonts w:cstheme="minorHAnsi"/>
        </w:rPr>
        <w:t>implementada garantindo que os objetivos</w:t>
      </w:r>
      <w:r w:rsidR="00AB1FF3">
        <w:rPr>
          <w:rFonts w:cstheme="minorHAnsi"/>
        </w:rPr>
        <w:t>,</w:t>
      </w:r>
      <w:r w:rsidRPr="00B157D9">
        <w:rPr>
          <w:rFonts w:cstheme="minorHAnsi"/>
        </w:rPr>
        <w:t xml:space="preserve"> a satisfação do </w:t>
      </w:r>
      <w:r w:rsidR="00DB3529">
        <w:rPr>
          <w:rFonts w:cstheme="minorHAnsi"/>
        </w:rPr>
        <w:t>cliente</w:t>
      </w:r>
      <w:r w:rsidRPr="00B157D9">
        <w:rPr>
          <w:rFonts w:cstheme="minorHAnsi"/>
        </w:rPr>
        <w:t xml:space="preserve"> </w:t>
      </w:r>
      <w:r w:rsidR="00DB3529">
        <w:rPr>
          <w:rFonts w:cstheme="minorHAnsi"/>
        </w:rPr>
        <w:t>foi alcançada</w:t>
      </w:r>
      <w:r w:rsidRPr="00B157D9">
        <w:rPr>
          <w:rFonts w:cstheme="minorHAnsi"/>
        </w:rPr>
        <w:t xml:space="preserve"> e o fechamento formal da mudança. </w:t>
      </w:r>
      <w:commentRangeEnd w:id="30"/>
      <w:r w:rsidR="00402649">
        <w:rPr>
          <w:rStyle w:val="Refdecomentrio"/>
        </w:rPr>
        <w:commentReference w:id="30"/>
      </w:r>
    </w:p>
    <w:p w:rsidR="008E6101" w:rsidRDefault="008E6101">
      <w:pPr>
        <w:rPr>
          <w:rFonts w:eastAsia="Times New Roman" w:cstheme="minorHAnsi"/>
          <w:b/>
          <w:bCs/>
          <w:sz w:val="28"/>
          <w:szCs w:val="24"/>
        </w:rPr>
      </w:pPr>
      <w:bookmarkStart w:id="31" w:name="_Toc462661488"/>
    </w:p>
    <w:p w:rsidR="00402541" w:rsidRPr="005B4E27" w:rsidRDefault="00402541" w:rsidP="00402541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32" w:name="_Toc465347156"/>
      <w:r w:rsidRPr="005B4E27">
        <w:rPr>
          <w:rFonts w:asciiTheme="minorHAnsi" w:hAnsiTheme="minorHAnsi" w:cstheme="minorHAnsi"/>
          <w:sz w:val="28"/>
        </w:rPr>
        <w:t>Interface com outros processos</w:t>
      </w:r>
      <w:bookmarkEnd w:id="31"/>
      <w:bookmarkEnd w:id="32"/>
    </w:p>
    <w:p w:rsidR="00402541" w:rsidRPr="00402541" w:rsidRDefault="00402541" w:rsidP="00402541">
      <w:pPr>
        <w:spacing w:line="240" w:lineRule="auto"/>
        <w:jc w:val="both"/>
        <w:rPr>
          <w:rFonts w:cstheme="minorHAnsi"/>
        </w:rPr>
      </w:pPr>
      <w:r w:rsidRPr="00402541">
        <w:rPr>
          <w:rFonts w:cstheme="minorHAnsi"/>
        </w:rPr>
        <w:t>O Gerenciamento de Mudanças possui interfaces com outros processos de TI, como podem ser vistas nos tópicos abaixo:</w:t>
      </w:r>
    </w:p>
    <w:p w:rsidR="00402541" w:rsidRPr="005B4E27" w:rsidRDefault="00402541" w:rsidP="0043597A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</w:p>
    <w:p w:rsidR="00402541" w:rsidRPr="00752D9D" w:rsidRDefault="00402541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33" w:name="_Toc465347157"/>
      <w:r w:rsidRPr="00752D9D">
        <w:rPr>
          <w:rFonts w:asciiTheme="minorHAnsi" w:hAnsiTheme="minorHAnsi" w:cstheme="minorHAnsi"/>
          <w:sz w:val="28"/>
        </w:rPr>
        <w:t>Gerenciamento de Incidentes de Segurança da Informação:</w:t>
      </w:r>
      <w:bookmarkEnd w:id="33"/>
    </w:p>
    <w:p w:rsidR="00402541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Para resolver uma vulnerabilidade técnica descrita em um Incidente </w:t>
      </w:r>
      <w:r w:rsidRPr="005B4E27">
        <w:rPr>
          <w:rFonts w:cstheme="minorHAnsi"/>
        </w:rPr>
        <w:t xml:space="preserve">de Segurança da Informação pode ser necessária </w:t>
      </w:r>
      <w:proofErr w:type="gramStart"/>
      <w:r w:rsidRPr="005B4E27">
        <w:rPr>
          <w:rFonts w:cstheme="minorHAnsi"/>
        </w:rPr>
        <w:t>a</w:t>
      </w:r>
      <w:proofErr w:type="gramEnd"/>
      <w:r w:rsidRPr="005B4E27">
        <w:rPr>
          <w:rFonts w:cstheme="minorHAnsi"/>
        </w:rPr>
        <w:t xml:space="preserve"> abertura de uma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5B4E27">
        <w:rPr>
          <w:rFonts w:cstheme="minorHAnsi"/>
        </w:rPr>
        <w:t xml:space="preserve">que deverá ser aprovada pelo processo de Gerenciamento de Mudanças da </w:t>
      </w:r>
      <w:r w:rsidR="00436360" w:rsidRPr="00C4056A">
        <w:rPr>
          <w:rFonts w:cstheme="minorHAnsi"/>
          <w:b/>
          <w:color w:val="F79646" w:themeColor="accent6"/>
        </w:rPr>
        <w:t>Smiles</w:t>
      </w:r>
      <w:r>
        <w:rPr>
          <w:rFonts w:cstheme="minorHAnsi"/>
        </w:rPr>
        <w:t>;</w:t>
      </w:r>
    </w:p>
    <w:p w:rsidR="00884813" w:rsidRDefault="00402541" w:rsidP="00884813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>
        <w:rPr>
          <w:rFonts w:cstheme="minorHAnsi"/>
        </w:rPr>
        <w:t>aprovada pode gerar Eventos de Segurança da Informação</w:t>
      </w:r>
      <w:r w:rsidRPr="00C4056A">
        <w:rPr>
          <w:rFonts w:cstheme="minorHAnsi"/>
        </w:rPr>
        <w:t xml:space="preserve"> du</w:t>
      </w:r>
      <w:r w:rsidR="00E13965">
        <w:rPr>
          <w:rFonts w:cstheme="minorHAnsi"/>
        </w:rPr>
        <w:t>rante ou após a sua implantação</w:t>
      </w:r>
      <w:r w:rsidR="00884813">
        <w:rPr>
          <w:rFonts w:cstheme="minorHAnsi"/>
        </w:rPr>
        <w:t xml:space="preserve">. É de responsabilidade do processo de Gerenciamento de Mudanças </w:t>
      </w:r>
      <w:proofErr w:type="gramStart"/>
      <w:r w:rsidR="00884813">
        <w:rPr>
          <w:rFonts w:cstheme="minorHAnsi"/>
        </w:rPr>
        <w:t>realizar</w:t>
      </w:r>
      <w:proofErr w:type="gramEnd"/>
      <w:r w:rsidR="00884813">
        <w:rPr>
          <w:rFonts w:cstheme="minorHAnsi"/>
        </w:rPr>
        <w:t xml:space="preserve"> a notificação deste tipo de ocorrência, após a revisão-pós-implantação (RPI);</w:t>
      </w:r>
    </w:p>
    <w:p w:rsidR="00402541" w:rsidRPr="005C34D8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É de responsabilidade do Analista de Segurança da Informação participar de todas as reuniões do </w:t>
      </w:r>
      <w:r w:rsidR="00CD23DE">
        <w:rPr>
          <w:rFonts w:cstheme="minorHAnsi"/>
        </w:rPr>
        <w:t>Comitê Consultivo de Mudanças (CAB)</w:t>
      </w:r>
      <w:r>
        <w:rPr>
          <w:rFonts w:cstheme="minorHAnsi"/>
        </w:rPr>
        <w:t xml:space="preserve"> e deliberar pelas</w:t>
      </w:r>
      <w:r w:rsidR="00E13965">
        <w:rPr>
          <w:rFonts w:cstheme="minorHAnsi"/>
        </w:rPr>
        <w:t xml:space="preserve">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>
        <w:rPr>
          <w:rFonts w:cstheme="minorHAnsi"/>
        </w:rPr>
        <w:t xml:space="preserve"> avaliando se est</w:t>
      </w:r>
      <w:ins w:id="34" w:author="Rodrigo Possatto Rothstein" w:date="2016-10-28T09:52:00Z">
        <w:r w:rsidR="00AC6751">
          <w:rPr>
            <w:rFonts w:cstheme="minorHAnsi"/>
          </w:rPr>
          <w:t>a</w:t>
        </w:r>
      </w:ins>
      <w:del w:id="35" w:author="Rodrigo Possatto Rothstein" w:date="2016-10-28T09:52:00Z">
        <w:r w:rsidDel="00AC6751">
          <w:rPr>
            <w:rFonts w:cstheme="minorHAnsi"/>
          </w:rPr>
          <w:delText>á</w:delText>
        </w:r>
      </w:del>
      <w:r>
        <w:rPr>
          <w:rFonts w:cstheme="minorHAnsi"/>
        </w:rPr>
        <w:t xml:space="preserve"> aderente </w:t>
      </w:r>
      <w:proofErr w:type="gramStart"/>
      <w:r>
        <w:rPr>
          <w:rFonts w:cstheme="minorHAnsi"/>
        </w:rPr>
        <w:t>as</w:t>
      </w:r>
      <w:proofErr w:type="gramEnd"/>
      <w:r>
        <w:rPr>
          <w:rFonts w:cstheme="minorHAnsi"/>
        </w:rPr>
        <w:t xml:space="preserve"> normas e diretrizes de Segurança da Informação.</w:t>
      </w:r>
    </w:p>
    <w:p w:rsidR="00402541" w:rsidRPr="002659E7" w:rsidRDefault="00402541" w:rsidP="00402541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402541" w:rsidRPr="00C4056A" w:rsidRDefault="00402541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cstheme="minorHAnsi"/>
          <w:b w:val="0"/>
        </w:rPr>
      </w:pPr>
      <w:bookmarkStart w:id="36" w:name="_Toc465347158"/>
      <w:r w:rsidRPr="00752D9D">
        <w:rPr>
          <w:rFonts w:asciiTheme="minorHAnsi" w:hAnsiTheme="minorHAnsi" w:cstheme="minorHAnsi"/>
          <w:sz w:val="28"/>
        </w:rPr>
        <w:t>Gerenciamento de Incidentes de TI:</w:t>
      </w:r>
      <w:bookmarkEnd w:id="36"/>
      <w:r w:rsidRPr="00752D9D">
        <w:rPr>
          <w:rFonts w:asciiTheme="minorHAnsi" w:hAnsiTheme="minorHAnsi" w:cstheme="minorHAnsi"/>
          <w:sz w:val="28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</w:p>
    <w:p w:rsidR="00402541" w:rsidRPr="00C4056A" w:rsidRDefault="00402541" w:rsidP="00402541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C4056A">
        <w:rPr>
          <w:rFonts w:cstheme="minorHAnsi"/>
        </w:rPr>
        <w:t xml:space="preserve">Para resolver um Incidente ou Solicitação pode ser necessária </w:t>
      </w:r>
      <w:proofErr w:type="gramStart"/>
      <w:r w:rsidRPr="00C4056A">
        <w:rPr>
          <w:rFonts w:cstheme="minorHAnsi"/>
        </w:rPr>
        <w:t>a</w:t>
      </w:r>
      <w:proofErr w:type="gramEnd"/>
      <w:r w:rsidRPr="00C4056A">
        <w:rPr>
          <w:rFonts w:cstheme="minorHAnsi"/>
        </w:rPr>
        <w:t xml:space="preserve"> abertura de uma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Pr="00C4056A">
        <w:rPr>
          <w:rFonts w:cstheme="minorHAnsi"/>
        </w:rPr>
        <w:t xml:space="preserve"> que deverá ser aprovada pelo processo de Gerenciamento de Mudanças da </w:t>
      </w:r>
      <w:r w:rsidRPr="00C4056A">
        <w:rPr>
          <w:rFonts w:cstheme="minorHAnsi"/>
          <w:b/>
          <w:color w:val="F79646" w:themeColor="accent6"/>
        </w:rPr>
        <w:t>Smiles</w:t>
      </w:r>
      <w:r w:rsidRPr="00C4056A">
        <w:rPr>
          <w:rFonts w:cstheme="minorHAnsi"/>
        </w:rPr>
        <w:t>;</w:t>
      </w:r>
    </w:p>
    <w:p w:rsidR="00402541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4056A">
        <w:rPr>
          <w:rFonts w:cstheme="minorHAnsi"/>
        </w:rPr>
        <w:t>aprovada pode gerar incidentes durante ou após a sua implantação.</w:t>
      </w:r>
    </w:p>
    <w:p w:rsidR="00C359C7" w:rsidRDefault="00C359C7" w:rsidP="00B65CDC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C359C7" w:rsidRPr="00752D9D" w:rsidRDefault="00C359C7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37" w:name="_Toc465347159"/>
      <w:r w:rsidRPr="00752D9D">
        <w:rPr>
          <w:rFonts w:asciiTheme="minorHAnsi" w:hAnsiTheme="minorHAnsi" w:cstheme="minorHAnsi"/>
          <w:sz w:val="28"/>
        </w:rPr>
        <w:t>Gerenciamento de Problemas:</w:t>
      </w:r>
      <w:bookmarkEnd w:id="37"/>
    </w:p>
    <w:p w:rsidR="009B2EFC" w:rsidRPr="00C4056A" w:rsidRDefault="009B2EFC" w:rsidP="009B2EF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resolver um </w:t>
      </w:r>
      <w:r>
        <w:rPr>
          <w:rFonts w:cstheme="minorHAnsi"/>
        </w:rPr>
        <w:t>registro de Problema</w:t>
      </w:r>
      <w:r w:rsidRPr="00C4056A">
        <w:rPr>
          <w:rFonts w:cstheme="minorHAnsi"/>
        </w:rPr>
        <w:t xml:space="preserve"> pode ser necessária </w:t>
      </w:r>
      <w:proofErr w:type="gramStart"/>
      <w:r w:rsidRPr="00C4056A">
        <w:rPr>
          <w:rFonts w:cstheme="minorHAnsi"/>
        </w:rPr>
        <w:t>a</w:t>
      </w:r>
      <w:proofErr w:type="gramEnd"/>
      <w:r w:rsidRPr="00C4056A">
        <w:rPr>
          <w:rFonts w:cstheme="minorHAnsi"/>
        </w:rPr>
        <w:t xml:space="preserve"> abertura de uma </w:t>
      </w:r>
      <w:proofErr w:type="spellStart"/>
      <w:r w:rsidRPr="009B2EFC">
        <w:rPr>
          <w:rFonts w:cstheme="minorHAnsi"/>
          <w:i/>
        </w:rPr>
        <w:t>Request</w:t>
      </w:r>
      <w:proofErr w:type="spellEnd"/>
      <w:r w:rsidRPr="009B2EFC">
        <w:rPr>
          <w:rFonts w:cstheme="minorHAnsi"/>
          <w:i/>
        </w:rPr>
        <w:t xml:space="preserve"> for </w:t>
      </w:r>
      <w:proofErr w:type="spellStart"/>
      <w:r w:rsidRPr="009B2EFC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 w:rsidRPr="00C4056A">
        <w:rPr>
          <w:rFonts w:cstheme="minorHAnsi"/>
        </w:rPr>
        <w:t xml:space="preserve"> que deverá ser aprovada pelo processo de Gerenciamento de Mudanças da </w:t>
      </w:r>
      <w:r w:rsidRPr="009B2EFC">
        <w:rPr>
          <w:rFonts w:cstheme="minorHAnsi"/>
          <w:b/>
          <w:color w:val="F79646" w:themeColor="accent6"/>
        </w:rPr>
        <w:t>Smiles</w:t>
      </w:r>
      <w:r w:rsidRPr="00C4056A">
        <w:rPr>
          <w:rFonts w:cstheme="minorHAnsi"/>
        </w:rPr>
        <w:t>;</w:t>
      </w:r>
    </w:p>
    <w:p w:rsidR="009B2EFC" w:rsidRDefault="009B2EFC" w:rsidP="009B2EF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proofErr w:type="spellStart"/>
      <w:r w:rsidRPr="009B2EFC">
        <w:rPr>
          <w:rFonts w:cstheme="minorHAnsi"/>
          <w:i/>
        </w:rPr>
        <w:t>Request</w:t>
      </w:r>
      <w:proofErr w:type="spellEnd"/>
      <w:r w:rsidRPr="009B2EFC">
        <w:rPr>
          <w:rFonts w:cstheme="minorHAnsi"/>
          <w:i/>
        </w:rPr>
        <w:t xml:space="preserve"> for </w:t>
      </w:r>
      <w:proofErr w:type="spellStart"/>
      <w:r w:rsidRPr="009B2EFC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C4056A">
        <w:rPr>
          <w:rFonts w:cstheme="minorHAnsi"/>
        </w:rPr>
        <w:t xml:space="preserve">aprovada pode gerar </w:t>
      </w:r>
      <w:r>
        <w:rPr>
          <w:rFonts w:cstheme="minorHAnsi"/>
        </w:rPr>
        <w:t>um registro de problema</w:t>
      </w:r>
      <w:r w:rsidRPr="00C4056A">
        <w:rPr>
          <w:rFonts w:cstheme="minorHAnsi"/>
        </w:rPr>
        <w:t xml:space="preserve"> durante ou após a sua implantação.</w:t>
      </w:r>
    </w:p>
    <w:p w:rsidR="00C359C7" w:rsidRPr="00C359C7" w:rsidRDefault="00C359C7" w:rsidP="00B65CDC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2659E7" w:rsidRPr="00752D9D" w:rsidRDefault="00C359C7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38" w:name="_Toc465347160"/>
      <w:r w:rsidRPr="00752D9D">
        <w:rPr>
          <w:rFonts w:asciiTheme="minorHAnsi" w:hAnsiTheme="minorHAnsi" w:cstheme="minorHAnsi"/>
          <w:sz w:val="28"/>
        </w:rPr>
        <w:lastRenderedPageBreak/>
        <w:t>Gerenciamento de Níveis de Serviço</w:t>
      </w:r>
      <w:r w:rsidR="00B65CDC" w:rsidRPr="00752D9D">
        <w:rPr>
          <w:rFonts w:asciiTheme="minorHAnsi" w:hAnsiTheme="minorHAnsi" w:cstheme="minorHAnsi"/>
          <w:sz w:val="28"/>
        </w:rPr>
        <w:t>:</w:t>
      </w:r>
      <w:bookmarkEnd w:id="38"/>
    </w:p>
    <w:p w:rsidR="00C359C7" w:rsidRPr="00C359C7" w:rsidRDefault="00C359C7" w:rsidP="00C359C7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359C7">
        <w:rPr>
          <w:rFonts w:cstheme="minorHAnsi"/>
        </w:rPr>
        <w:t>O Gerenciamento do Nível de Serviço está envolvid</w:t>
      </w:r>
      <w:r w:rsidR="009B2EFC">
        <w:rPr>
          <w:rFonts w:cstheme="minorHAnsi"/>
        </w:rPr>
        <w:t>o na determinação do impacto da</w:t>
      </w:r>
      <w:r w:rsidRPr="00C359C7">
        <w:rPr>
          <w:rFonts w:cstheme="minorHAnsi"/>
        </w:rPr>
        <w:t xml:space="preserve"> </w:t>
      </w:r>
      <w:r w:rsidR="009B2EFC" w:rsidRPr="00C4056A">
        <w:rPr>
          <w:rFonts w:cstheme="minorHAnsi"/>
        </w:rPr>
        <w:t xml:space="preserve">uma </w:t>
      </w:r>
      <w:proofErr w:type="spellStart"/>
      <w:r w:rsidR="009B2EFC" w:rsidRPr="009B2EFC">
        <w:rPr>
          <w:rFonts w:cstheme="minorHAnsi"/>
          <w:i/>
        </w:rPr>
        <w:t>Request</w:t>
      </w:r>
      <w:proofErr w:type="spellEnd"/>
      <w:r w:rsidR="009B2EFC" w:rsidRPr="009B2EFC">
        <w:rPr>
          <w:rFonts w:cstheme="minorHAnsi"/>
          <w:i/>
        </w:rPr>
        <w:t xml:space="preserve"> for </w:t>
      </w:r>
      <w:proofErr w:type="spellStart"/>
      <w:r w:rsidR="009B2EFC" w:rsidRPr="009B2EFC">
        <w:rPr>
          <w:rFonts w:cstheme="minorHAnsi"/>
          <w:i/>
        </w:rPr>
        <w:t>Change</w:t>
      </w:r>
      <w:proofErr w:type="spellEnd"/>
      <w:r w:rsidR="009B2EFC">
        <w:rPr>
          <w:rFonts w:cstheme="minorHAnsi"/>
        </w:rPr>
        <w:t xml:space="preserve"> (RFC</w:t>
      </w:r>
      <w:r w:rsidR="009B2EFC" w:rsidRPr="000E76B5">
        <w:rPr>
          <w:rFonts w:cstheme="minorHAnsi"/>
        </w:rPr>
        <w:t>)</w:t>
      </w:r>
      <w:r w:rsidRPr="00C359C7">
        <w:rPr>
          <w:rFonts w:cstheme="minorHAnsi"/>
        </w:rPr>
        <w:t xml:space="preserve">, nos serviços e nos processos do negócio. </w:t>
      </w:r>
    </w:p>
    <w:p w:rsidR="00B65CDC" w:rsidRPr="00D52E53" w:rsidRDefault="00C359C7" w:rsidP="00FE0284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D52E53">
        <w:rPr>
          <w:rFonts w:cstheme="minorHAnsi"/>
        </w:rPr>
        <w:t>O Gerenciamento de Mudanças comunica-se com o Gerenciamento d</w:t>
      </w:r>
      <w:r w:rsidR="009B2EFC" w:rsidRPr="00D52E53">
        <w:rPr>
          <w:rFonts w:cstheme="minorHAnsi"/>
        </w:rPr>
        <w:t>o Nível de Serviço através</w:t>
      </w:r>
      <w:r w:rsidR="007972F9" w:rsidRPr="00D52E53">
        <w:rPr>
          <w:rFonts w:cstheme="minorHAnsi"/>
        </w:rPr>
        <w:t xml:space="preserve"> do Calendário de Mudanças</w:t>
      </w:r>
      <w:r w:rsidRPr="00D52E53">
        <w:rPr>
          <w:rFonts w:cstheme="minorHAnsi"/>
        </w:rPr>
        <w:t xml:space="preserve">. </w:t>
      </w:r>
    </w:p>
    <w:p w:rsidR="00E079A3" w:rsidRDefault="00E079A3">
      <w:pPr>
        <w:rPr>
          <w:rFonts w:eastAsia="Times New Roman" w:cstheme="minorHAnsi"/>
          <w:b/>
          <w:bCs/>
          <w:sz w:val="28"/>
          <w:szCs w:val="24"/>
        </w:rPr>
      </w:pPr>
      <w:bookmarkStart w:id="39" w:name="_Toc294110762"/>
    </w:p>
    <w:p w:rsidR="00C72D0C" w:rsidRPr="00752D9D" w:rsidRDefault="00C72D0C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40" w:name="_Toc465347161"/>
      <w:r w:rsidRPr="00752D9D">
        <w:rPr>
          <w:rFonts w:asciiTheme="minorHAnsi" w:hAnsiTheme="minorHAnsi" w:cstheme="minorHAnsi"/>
          <w:sz w:val="28"/>
        </w:rPr>
        <w:t>Gerenciamento de Disponibilidade</w:t>
      </w:r>
      <w:bookmarkEnd w:id="39"/>
      <w:r w:rsidRPr="00752D9D">
        <w:rPr>
          <w:rFonts w:asciiTheme="minorHAnsi" w:hAnsiTheme="minorHAnsi" w:cstheme="minorHAnsi"/>
          <w:sz w:val="28"/>
        </w:rPr>
        <w:t>:</w:t>
      </w:r>
      <w:bookmarkEnd w:id="40"/>
    </w:p>
    <w:p w:rsidR="00C72D0C" w:rsidRPr="00C72D0C" w:rsidRDefault="00C72D0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Gerenciamento da Disponibilidade dá início às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72D0C">
        <w:rPr>
          <w:rFonts w:cstheme="minorHAnsi"/>
        </w:rPr>
        <w:t>que visam melhora</w:t>
      </w:r>
      <w:r w:rsidR="00DD7C23">
        <w:rPr>
          <w:rFonts w:cstheme="minorHAnsi"/>
        </w:rPr>
        <w:t>r a disponibilidade do serviço</w:t>
      </w:r>
      <w:r w:rsidR="009B2EFC">
        <w:rPr>
          <w:rFonts w:cstheme="minorHAnsi"/>
        </w:rPr>
        <w:t xml:space="preserve"> de TI</w:t>
      </w:r>
      <w:r w:rsidR="00DD7C23">
        <w:rPr>
          <w:rFonts w:cstheme="minorHAnsi"/>
        </w:rPr>
        <w:t>;</w:t>
      </w:r>
    </w:p>
    <w:p w:rsidR="00C72D0C" w:rsidRDefault="009B2EF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Gerenciamento da Disponibilidade </w:t>
      </w:r>
      <w:r>
        <w:rPr>
          <w:rFonts w:cstheme="minorHAnsi"/>
        </w:rPr>
        <w:t>pode se envolver</w:t>
      </w:r>
      <w:r w:rsidR="00C72D0C" w:rsidRPr="00C72D0C">
        <w:rPr>
          <w:rFonts w:cstheme="minorHAnsi"/>
        </w:rPr>
        <w:t xml:space="preserve"> na avaliação do impacto potencial das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C72D0C" w:rsidRPr="00C72D0C">
        <w:rPr>
          <w:rFonts w:cstheme="minorHAnsi"/>
        </w:rPr>
        <w:t>, uma vez que esse impacto pode afetar a disponibilidade do serviço</w:t>
      </w:r>
      <w:r>
        <w:rPr>
          <w:rFonts w:cstheme="minorHAnsi"/>
        </w:rPr>
        <w:t xml:space="preserve"> de TI</w:t>
      </w:r>
      <w:r w:rsidR="00C72D0C" w:rsidRPr="00C72D0C">
        <w:rPr>
          <w:rFonts w:cstheme="minorHAnsi"/>
        </w:rPr>
        <w:t>.</w:t>
      </w:r>
    </w:p>
    <w:p w:rsidR="00C72D0C" w:rsidRPr="00C72D0C" w:rsidRDefault="00C72D0C" w:rsidP="00C72D0C">
      <w:pPr>
        <w:pStyle w:val="PargrafodaLista"/>
        <w:spacing w:line="240" w:lineRule="auto"/>
        <w:ind w:left="360"/>
        <w:jc w:val="both"/>
        <w:rPr>
          <w:rFonts w:cstheme="minorHAnsi"/>
        </w:rPr>
      </w:pPr>
    </w:p>
    <w:p w:rsidR="00C72D0C" w:rsidRPr="00752D9D" w:rsidRDefault="00C72D0C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41" w:name="_Toc294110763"/>
      <w:bookmarkStart w:id="42" w:name="_Toc465347162"/>
      <w:r w:rsidRPr="00752D9D">
        <w:rPr>
          <w:rFonts w:asciiTheme="minorHAnsi" w:hAnsiTheme="minorHAnsi" w:cstheme="minorHAnsi"/>
          <w:sz w:val="28"/>
        </w:rPr>
        <w:t>Gerenciamento de Capacidade</w:t>
      </w:r>
      <w:bookmarkEnd w:id="41"/>
      <w:r w:rsidRPr="00752D9D">
        <w:rPr>
          <w:rFonts w:asciiTheme="minorHAnsi" w:hAnsiTheme="minorHAnsi" w:cstheme="minorHAnsi"/>
          <w:sz w:val="28"/>
        </w:rPr>
        <w:t>:</w:t>
      </w:r>
      <w:bookmarkEnd w:id="42"/>
    </w:p>
    <w:p w:rsidR="00C72D0C" w:rsidRPr="00C72D0C" w:rsidRDefault="00C72D0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</w:t>
      </w:r>
      <w:r w:rsidR="009B2EFC">
        <w:rPr>
          <w:rFonts w:cstheme="minorHAnsi"/>
        </w:rPr>
        <w:t>Gerenciamento</w:t>
      </w:r>
      <w:r w:rsidRPr="00C72D0C">
        <w:rPr>
          <w:rFonts w:cstheme="minorHAnsi"/>
        </w:rPr>
        <w:t xml:space="preserve"> Capacidade </w:t>
      </w:r>
      <w:r w:rsidR="009B2EFC">
        <w:rPr>
          <w:rFonts w:cstheme="minorHAnsi"/>
        </w:rPr>
        <w:t>se preocupa</w:t>
      </w:r>
      <w:r w:rsidRPr="00C72D0C">
        <w:rPr>
          <w:rFonts w:cstheme="minorHAnsi"/>
        </w:rPr>
        <w:t xml:space="preserve"> com o efeito cumulativo das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72D0C">
        <w:rPr>
          <w:rFonts w:cstheme="minorHAnsi"/>
        </w:rPr>
        <w:t xml:space="preserve">durante um período </w:t>
      </w:r>
      <w:r w:rsidR="009B2EFC">
        <w:rPr>
          <w:rFonts w:cstheme="minorHAnsi"/>
        </w:rPr>
        <w:t xml:space="preserve">longo, </w:t>
      </w:r>
      <w:del w:id="43" w:author="Rodrigo Possatto Rothstein" w:date="2016-10-28T09:52:00Z">
        <w:r w:rsidR="009B2EFC" w:rsidDel="00AC6751">
          <w:rPr>
            <w:rFonts w:cstheme="minorHAnsi"/>
          </w:rPr>
          <w:delText>por exempl</w:delText>
        </w:r>
        <w:proofErr w:type="gramStart"/>
        <w:r w:rsidR="009B2EFC" w:rsidDel="00AC6751">
          <w:rPr>
            <w:rFonts w:cstheme="minorHAnsi"/>
          </w:rPr>
          <w:delText>o</w:delText>
        </w:r>
      </w:del>
      <w:ins w:id="44" w:author="Rodrigo Possatto Rothstein" w:date="2016-10-28T09:52:00Z">
        <w:r w:rsidR="00AC6751">
          <w:rPr>
            <w:rFonts w:cstheme="minorHAnsi"/>
          </w:rPr>
          <w:t>por exemplo</w:t>
        </w:r>
        <w:proofErr w:type="gramEnd"/>
        <w:r w:rsidR="00AC6751">
          <w:rPr>
            <w:rFonts w:cstheme="minorHAnsi"/>
          </w:rPr>
          <w:t>,</w:t>
        </w:r>
      </w:ins>
      <w:r w:rsidR="009B2EFC">
        <w:rPr>
          <w:rFonts w:cstheme="minorHAnsi"/>
        </w:rPr>
        <w:t xml:space="preserve"> um aumento de</w:t>
      </w:r>
      <w:r w:rsidRPr="00C72D0C">
        <w:rPr>
          <w:rFonts w:cstheme="minorHAnsi"/>
        </w:rPr>
        <w:t xml:space="preserve"> tempo de resposta e a necessidade de se ter maior </w:t>
      </w:r>
      <w:r w:rsidR="009B2EFC">
        <w:rPr>
          <w:rFonts w:cstheme="minorHAnsi"/>
        </w:rPr>
        <w:t>capacidade de processamento, rede e / ou</w:t>
      </w:r>
      <w:r w:rsidRPr="00C72D0C">
        <w:rPr>
          <w:rFonts w:cstheme="minorHAnsi"/>
        </w:rPr>
        <w:t xml:space="preserve"> armazenamento. </w:t>
      </w:r>
    </w:p>
    <w:p w:rsidR="00B65CDC" w:rsidRDefault="00B65CDC" w:rsidP="007F100A">
      <w:pPr>
        <w:spacing w:after="0"/>
        <w:rPr>
          <w:rFonts w:eastAsia="Times New Roman" w:cstheme="minorHAnsi"/>
          <w:b/>
          <w:bCs/>
          <w:sz w:val="28"/>
          <w:szCs w:val="24"/>
        </w:rPr>
      </w:pPr>
    </w:p>
    <w:p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45" w:name="_Toc294106424"/>
      <w:bookmarkStart w:id="46" w:name="_Toc465347163"/>
      <w:bookmarkEnd w:id="13"/>
      <w:r w:rsidRPr="00352302">
        <w:rPr>
          <w:rFonts w:asciiTheme="minorHAnsi" w:hAnsiTheme="minorHAnsi" w:cstheme="minorHAnsi"/>
          <w:sz w:val="28"/>
        </w:rPr>
        <w:t>Impacto</w:t>
      </w:r>
      <w:bookmarkEnd w:id="45"/>
      <w:bookmarkEnd w:id="46"/>
    </w:p>
    <w:p w:rsid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Impacto indica o grau de distorção na entrega do Serviço de TI frente </w:t>
      </w:r>
      <w:r w:rsidR="009B2EFC">
        <w:rPr>
          <w:rFonts w:cstheme="minorHAnsi"/>
        </w:rPr>
        <w:t>a</w:t>
      </w:r>
      <w:r w:rsidRPr="00352302">
        <w:rPr>
          <w:rFonts w:cstheme="minorHAnsi"/>
        </w:rPr>
        <w:t>os níveis de qualidade de entrega esperados ou acordados. O Impacto está dividido nos seguintes níveis</w:t>
      </w:r>
      <w:r w:rsidRPr="0073712F">
        <w:rPr>
          <w:rFonts w:cstheme="minorHAnsi"/>
          <w:highlight w:val="yellow"/>
          <w:rPrChange w:id="47" w:author="Marcela Dias" w:date="2016-10-28T11:13:00Z">
            <w:rPr>
              <w:rFonts w:cstheme="minorHAnsi"/>
            </w:rPr>
          </w:rPrChange>
        </w:rPr>
        <w:t>:</w:t>
      </w:r>
      <w:ins w:id="48" w:author="Marcela Dias" w:date="2016-10-28T11:13:00Z">
        <w:r w:rsidR="0073712F" w:rsidRPr="0073712F">
          <w:rPr>
            <w:rFonts w:cstheme="minorHAnsi"/>
            <w:highlight w:val="yellow"/>
            <w:rPrChange w:id="49" w:author="Marcela Dias" w:date="2016-10-28T11:13:00Z">
              <w:rPr>
                <w:rFonts w:cstheme="minorHAnsi"/>
              </w:rPr>
            </w:rPrChange>
          </w:rPr>
          <w:t xml:space="preserve"> (revisão no final do Q).</w:t>
        </w:r>
      </w:ins>
    </w:p>
    <w:p w:rsidR="00352302" w:rsidRPr="00352302" w:rsidRDefault="00352302" w:rsidP="00352302">
      <w:pPr>
        <w:spacing w:after="0" w:line="240" w:lineRule="auto"/>
        <w:jc w:val="both"/>
        <w:rPr>
          <w:rFonts w:cstheme="minorHAnsi"/>
        </w:rPr>
      </w:pPr>
    </w:p>
    <w:tbl>
      <w:tblPr>
        <w:tblStyle w:val="GridTable4Accent6"/>
        <w:tblW w:w="9039" w:type="dxa"/>
        <w:tblLook w:val="04A0" w:firstRow="1" w:lastRow="0" w:firstColumn="1" w:lastColumn="0" w:noHBand="0" w:noVBand="1"/>
      </w:tblPr>
      <w:tblGrid>
        <w:gridCol w:w="1602"/>
        <w:gridCol w:w="7437"/>
      </w:tblGrid>
      <w:tr w:rsidR="00352302" w:rsidRPr="00094F24" w:rsidTr="0035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352302" w:rsidRPr="00902C72" w:rsidRDefault="00352302" w:rsidP="00C93D3E">
            <w:pPr>
              <w:jc w:val="center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IMPACTO</w:t>
            </w:r>
          </w:p>
        </w:tc>
        <w:tc>
          <w:tcPr>
            <w:tcW w:w="7437" w:type="dxa"/>
          </w:tcPr>
          <w:p w:rsidR="00352302" w:rsidRPr="00902C72" w:rsidRDefault="00352302" w:rsidP="00C93D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Descrição</w:t>
            </w:r>
          </w:p>
        </w:tc>
      </w:tr>
      <w:tr w:rsidR="00352302" w:rsidRPr="00094F24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CRÍTICO</w:t>
            </w:r>
          </w:p>
        </w:tc>
        <w:tc>
          <w:tcPr>
            <w:tcW w:w="7437" w:type="dxa"/>
          </w:tcPr>
          <w:p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Gateway de Pagamento</w:t>
            </w:r>
          </w:p>
          <w:p w:rsidR="00977303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Gateway Smiles</w:t>
            </w:r>
          </w:p>
          <w:p w:rsidR="000A563F" w:rsidRPr="0029614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Integrador de Sites</w:t>
            </w:r>
          </w:p>
          <w:p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 w:rsidRPr="00296145">
              <w:rPr>
                <w:rFonts w:cs="Arial"/>
                <w:szCs w:val="20"/>
              </w:rPr>
              <w:t>Navitaire</w:t>
            </w:r>
            <w:proofErr w:type="spellEnd"/>
          </w:p>
          <w:p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Clube Smiles</w:t>
            </w:r>
          </w:p>
          <w:p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Compras de Milhas</w:t>
            </w:r>
          </w:p>
          <w:p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Recorrência de Milhas</w:t>
            </w:r>
          </w:p>
          <w:p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Adesão do Clube Smiles</w:t>
            </w:r>
          </w:p>
          <w:p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Amadeus</w:t>
            </w:r>
          </w:p>
          <w:p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Acumulo online</w:t>
            </w:r>
          </w:p>
          <w:p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Aracs</w:t>
            </w:r>
            <w:proofErr w:type="spellEnd"/>
          </w:p>
          <w:p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Siebel</w:t>
            </w:r>
          </w:p>
          <w:p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Antifraude</w:t>
            </w:r>
          </w:p>
          <w:p w:rsidR="000A563F" w:rsidRPr="0029614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OUD</w:t>
            </w:r>
          </w:p>
        </w:tc>
      </w:tr>
      <w:tr w:rsidR="00352302" w:rsidRPr="00094F24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ALTO</w:t>
            </w:r>
          </w:p>
        </w:tc>
        <w:tc>
          <w:tcPr>
            <w:tcW w:w="7437" w:type="dxa"/>
          </w:tcPr>
          <w:p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296145">
              <w:rPr>
                <w:szCs w:val="20"/>
              </w:rPr>
              <w:t>Shopping Smiles</w:t>
            </w:r>
          </w:p>
          <w:p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Transferência de Milhas</w:t>
            </w:r>
          </w:p>
          <w:p w:rsidR="000A563F" w:rsidRPr="000A563F" w:rsidRDefault="00E96C5A" w:rsidP="00E96C5A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BI</w:t>
            </w:r>
          </w:p>
        </w:tc>
      </w:tr>
      <w:tr w:rsidR="00352302" w:rsidRPr="00094F24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lastRenderedPageBreak/>
              <w:t>MÉDIO</w:t>
            </w:r>
          </w:p>
        </w:tc>
        <w:tc>
          <w:tcPr>
            <w:tcW w:w="7437" w:type="dxa"/>
          </w:tcPr>
          <w:p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Reativação do Clube Smiles</w:t>
            </w:r>
          </w:p>
          <w:p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E-mail</w:t>
            </w:r>
          </w:p>
          <w:p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Internet</w:t>
            </w:r>
          </w:p>
          <w:p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Telefonia</w:t>
            </w:r>
          </w:p>
          <w:p w:rsidR="00E96C5A" w:rsidRPr="00E96C5A" w:rsidRDefault="000A563F" w:rsidP="00E96C5A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Link de dados do Escritório Central</w:t>
            </w:r>
          </w:p>
        </w:tc>
      </w:tr>
      <w:tr w:rsidR="00352302" w:rsidRPr="00094F24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BAIXO</w:t>
            </w:r>
          </w:p>
        </w:tc>
        <w:tc>
          <w:tcPr>
            <w:tcW w:w="7437" w:type="dxa"/>
          </w:tcPr>
          <w:p w:rsidR="004439DB" w:rsidRDefault="004439DB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Smiles Contábil</w:t>
            </w:r>
          </w:p>
          <w:p w:rsidR="004439DB" w:rsidRDefault="004439DB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B2E</w:t>
            </w:r>
          </w:p>
          <w:p w:rsidR="00352302" w:rsidRPr="000A563F" w:rsidRDefault="000A563F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0A563F">
              <w:rPr>
                <w:rFonts w:cs="Arial"/>
                <w:szCs w:val="20"/>
              </w:rPr>
              <w:t>Demais serviços e sistemas de TI</w:t>
            </w:r>
          </w:p>
        </w:tc>
      </w:tr>
    </w:tbl>
    <w:p w:rsidR="00352302" w:rsidRDefault="00352302" w:rsidP="00352302">
      <w:pPr>
        <w:spacing w:after="0" w:line="240" w:lineRule="auto"/>
        <w:jc w:val="both"/>
        <w:rPr>
          <w:rFonts w:cstheme="minorHAnsi"/>
        </w:rPr>
      </w:pPr>
    </w:p>
    <w:p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50" w:name="_Toc294106425"/>
      <w:bookmarkStart w:id="51" w:name="_Toc465347164"/>
      <w:r w:rsidRPr="00352302">
        <w:rPr>
          <w:rFonts w:asciiTheme="minorHAnsi" w:hAnsiTheme="minorHAnsi" w:cstheme="minorHAnsi"/>
          <w:sz w:val="28"/>
        </w:rPr>
        <w:t>Probabilidade</w:t>
      </w:r>
      <w:bookmarkEnd w:id="50"/>
      <w:bookmarkEnd w:id="51"/>
    </w:p>
    <w:p w:rsidR="00352302" w:rsidRP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Risco indica a probabilidade de algum tipo de problema acontecer com a implementação da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352302">
        <w:rPr>
          <w:rFonts w:cstheme="minorHAnsi"/>
        </w:rPr>
        <w:t xml:space="preserve">. </w:t>
      </w:r>
      <w:r w:rsidR="009B2EFC">
        <w:rPr>
          <w:rFonts w:cstheme="minorHAnsi"/>
        </w:rPr>
        <w:t>A probabilidade está dividida</w:t>
      </w:r>
      <w:r w:rsidRPr="00352302">
        <w:rPr>
          <w:rFonts w:cstheme="minorHAnsi"/>
        </w:rPr>
        <w:t xml:space="preserve"> nos seguintes níveis:</w:t>
      </w:r>
    </w:p>
    <w:p w:rsidR="00352302" w:rsidRDefault="00352302" w:rsidP="00352302"/>
    <w:tbl>
      <w:tblPr>
        <w:tblStyle w:val="GridTable4Accent6"/>
        <w:tblW w:w="9039" w:type="dxa"/>
        <w:tblLook w:val="04A0" w:firstRow="1" w:lastRow="0" w:firstColumn="1" w:lastColumn="0" w:noHBand="0" w:noVBand="1"/>
      </w:tblPr>
      <w:tblGrid>
        <w:gridCol w:w="1996"/>
        <w:gridCol w:w="7043"/>
      </w:tblGrid>
      <w:tr w:rsidR="00352302" w:rsidRPr="00094F24" w:rsidTr="0035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:rsidR="00352302" w:rsidRPr="00902C72" w:rsidRDefault="00352302" w:rsidP="00C93D3E">
            <w:pPr>
              <w:jc w:val="center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PROBABILIDADE</w:t>
            </w:r>
          </w:p>
        </w:tc>
        <w:tc>
          <w:tcPr>
            <w:tcW w:w="7461" w:type="dxa"/>
          </w:tcPr>
          <w:p w:rsidR="00352302" w:rsidRPr="00902C72" w:rsidRDefault="00352302" w:rsidP="00C93D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Descrição</w:t>
            </w:r>
          </w:p>
        </w:tc>
      </w:tr>
      <w:tr w:rsidR="00352302" w:rsidRPr="00094F24" w:rsidTr="0035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CRÍTICA</w:t>
            </w:r>
          </w:p>
        </w:tc>
        <w:tc>
          <w:tcPr>
            <w:tcW w:w="7461" w:type="dxa"/>
          </w:tcPr>
          <w:p w:rsidR="00352302" w:rsidRPr="00902C72" w:rsidRDefault="00352302" w:rsidP="00C9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902C72">
              <w:rPr>
                <w:szCs w:val="20"/>
              </w:rPr>
              <w:t>Probabilidade crítica de algum problema ocorrer</w:t>
            </w:r>
            <w:r w:rsidRPr="00902C72">
              <w:rPr>
                <w:rFonts w:cs="Arial"/>
                <w:szCs w:val="20"/>
              </w:rPr>
              <w:t>.</w:t>
            </w:r>
          </w:p>
        </w:tc>
      </w:tr>
      <w:tr w:rsidR="00352302" w:rsidRPr="00094F24" w:rsidTr="0035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ALTA</w:t>
            </w:r>
          </w:p>
        </w:tc>
        <w:tc>
          <w:tcPr>
            <w:tcW w:w="7461" w:type="dxa"/>
          </w:tcPr>
          <w:p w:rsidR="00352302" w:rsidRPr="00902C72" w:rsidRDefault="00352302" w:rsidP="00C9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alta de algum problema ocorrer.</w:t>
            </w:r>
          </w:p>
        </w:tc>
      </w:tr>
      <w:tr w:rsidR="00352302" w:rsidRPr="00094F24" w:rsidTr="0035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MÉDIA</w:t>
            </w:r>
          </w:p>
        </w:tc>
        <w:tc>
          <w:tcPr>
            <w:tcW w:w="7461" w:type="dxa"/>
          </w:tcPr>
          <w:p w:rsidR="00352302" w:rsidRPr="00902C72" w:rsidRDefault="00352302" w:rsidP="00C9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média de algum problema ocorrer.</w:t>
            </w:r>
          </w:p>
        </w:tc>
      </w:tr>
      <w:tr w:rsidR="00352302" w:rsidRPr="00094F24" w:rsidTr="0035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BAIXA</w:t>
            </w:r>
          </w:p>
        </w:tc>
        <w:tc>
          <w:tcPr>
            <w:tcW w:w="7461" w:type="dxa"/>
          </w:tcPr>
          <w:p w:rsidR="00352302" w:rsidRPr="00902C72" w:rsidRDefault="00352302" w:rsidP="00C9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baixa de algum problema ocorrer.</w:t>
            </w:r>
          </w:p>
        </w:tc>
      </w:tr>
    </w:tbl>
    <w:p w:rsidR="00352302" w:rsidRDefault="00352302">
      <w:pPr>
        <w:rPr>
          <w:rFonts w:eastAsia="Times New Roman" w:cstheme="minorHAnsi"/>
          <w:b/>
          <w:bCs/>
          <w:sz w:val="28"/>
          <w:szCs w:val="24"/>
        </w:rPr>
      </w:pPr>
      <w:bookmarkStart w:id="52" w:name="_Toc294106426"/>
    </w:p>
    <w:p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53" w:name="_Toc465347165"/>
      <w:r w:rsidRPr="00352302">
        <w:rPr>
          <w:rFonts w:asciiTheme="minorHAnsi" w:hAnsiTheme="minorHAnsi" w:cstheme="minorHAnsi"/>
          <w:sz w:val="28"/>
        </w:rPr>
        <w:t>Estabelecendo o Risco</w:t>
      </w:r>
      <w:bookmarkEnd w:id="52"/>
      <w:bookmarkEnd w:id="53"/>
    </w:p>
    <w:p w:rsidR="00352302" w:rsidRP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>Considerando-se as dimensões apresentadas, os riscos estabelecidos para o processo de Gerenciamento de Mudanças são definidos da seguinte maneira:</w:t>
      </w:r>
    </w:p>
    <w:p w:rsidR="00352302" w:rsidRDefault="00352302" w:rsidP="00352302"/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7"/>
        <w:gridCol w:w="960"/>
        <w:gridCol w:w="1118"/>
        <w:gridCol w:w="1112"/>
        <w:gridCol w:w="963"/>
        <w:gridCol w:w="914"/>
      </w:tblGrid>
      <w:tr w:rsidR="00352302" w:rsidRPr="00AD6242" w:rsidTr="00C93D3E">
        <w:trPr>
          <w:trHeight w:val="350"/>
        </w:trPr>
        <w:tc>
          <w:tcPr>
            <w:tcW w:w="2097" w:type="dxa"/>
            <w:gridSpan w:val="2"/>
            <w:tcBorders>
              <w:top w:val="nil"/>
              <w:left w:val="nil"/>
            </w:tcBorders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07" w:type="dxa"/>
            <w:gridSpan w:val="4"/>
            <w:shd w:val="clear" w:color="auto" w:fill="auto"/>
            <w:vAlign w:val="center"/>
          </w:tcPr>
          <w:p w:rsidR="00352302" w:rsidRPr="00D12A9E" w:rsidRDefault="00352302" w:rsidP="00C93D3E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D12A9E">
              <w:rPr>
                <w:rFonts w:cs="Arial"/>
                <w:b/>
                <w:sz w:val="20"/>
                <w:szCs w:val="20"/>
              </w:rPr>
              <w:t>RISCO</w:t>
            </w:r>
          </w:p>
        </w:tc>
      </w:tr>
      <w:tr w:rsidR="00352302" w:rsidRPr="00AD6242" w:rsidTr="00C93D3E">
        <w:tc>
          <w:tcPr>
            <w:tcW w:w="1137" w:type="dxa"/>
            <w:vMerge w:val="restart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AD6242">
              <w:rPr>
                <w:rFonts w:asciiTheme="minorHAnsi" w:hAnsiTheme="minorHAnsi"/>
                <w:b/>
                <w:sz w:val="20"/>
                <w:szCs w:val="20"/>
              </w:rPr>
              <w:t>IMPACTO</w:t>
            </w:r>
          </w:p>
        </w:tc>
        <w:tc>
          <w:tcPr>
            <w:tcW w:w="960" w:type="dxa"/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Crítico</w:t>
            </w:r>
          </w:p>
        </w:tc>
        <w:tc>
          <w:tcPr>
            <w:tcW w:w="1118" w:type="dxa"/>
            <w:shd w:val="clear" w:color="auto" w:fill="FF000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1</w:t>
            </w:r>
            <w:proofErr w:type="gramEnd"/>
          </w:p>
        </w:tc>
        <w:tc>
          <w:tcPr>
            <w:tcW w:w="1112" w:type="dxa"/>
            <w:shd w:val="clear" w:color="auto" w:fill="FF000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63" w:type="dxa"/>
            <w:shd w:val="clear" w:color="auto" w:fill="FFFF0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  <w:proofErr w:type="gramEnd"/>
          </w:p>
        </w:tc>
        <w:tc>
          <w:tcPr>
            <w:tcW w:w="914" w:type="dxa"/>
            <w:shd w:val="clear" w:color="auto" w:fill="92D050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  <w:proofErr w:type="gramEnd"/>
          </w:p>
        </w:tc>
      </w:tr>
      <w:tr w:rsidR="00352302" w:rsidRPr="00AD6242" w:rsidTr="00C93D3E">
        <w:tc>
          <w:tcPr>
            <w:tcW w:w="1137" w:type="dxa"/>
            <w:vMerge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Alto</w:t>
            </w:r>
          </w:p>
        </w:tc>
        <w:tc>
          <w:tcPr>
            <w:tcW w:w="1118" w:type="dxa"/>
            <w:shd w:val="clear" w:color="auto" w:fill="FFFF0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2</w:t>
            </w:r>
            <w:proofErr w:type="gramEnd"/>
          </w:p>
        </w:tc>
        <w:tc>
          <w:tcPr>
            <w:tcW w:w="1112" w:type="dxa"/>
            <w:shd w:val="clear" w:color="auto" w:fill="FFFF0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  <w:proofErr w:type="gramEnd"/>
          </w:p>
        </w:tc>
        <w:tc>
          <w:tcPr>
            <w:tcW w:w="963" w:type="dxa"/>
            <w:shd w:val="clear" w:color="auto" w:fill="92D05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  <w:proofErr w:type="gramEnd"/>
          </w:p>
        </w:tc>
        <w:tc>
          <w:tcPr>
            <w:tcW w:w="914" w:type="dxa"/>
            <w:shd w:val="clear" w:color="auto" w:fill="92D050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  <w:proofErr w:type="gramEnd"/>
          </w:p>
        </w:tc>
      </w:tr>
      <w:tr w:rsidR="00352302" w:rsidRPr="00AD6242" w:rsidTr="00C93D3E">
        <w:tc>
          <w:tcPr>
            <w:tcW w:w="1137" w:type="dxa"/>
            <w:vMerge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Médio</w:t>
            </w:r>
          </w:p>
        </w:tc>
        <w:tc>
          <w:tcPr>
            <w:tcW w:w="1118" w:type="dxa"/>
            <w:shd w:val="clear" w:color="auto" w:fill="FFFF0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  <w:proofErr w:type="gramEnd"/>
          </w:p>
        </w:tc>
        <w:tc>
          <w:tcPr>
            <w:tcW w:w="1112" w:type="dxa"/>
            <w:shd w:val="clear" w:color="auto" w:fill="92D05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  <w:proofErr w:type="gramEnd"/>
          </w:p>
        </w:tc>
        <w:tc>
          <w:tcPr>
            <w:tcW w:w="963" w:type="dxa"/>
            <w:shd w:val="clear" w:color="auto" w:fill="92D05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  <w:proofErr w:type="gramEnd"/>
          </w:p>
        </w:tc>
        <w:tc>
          <w:tcPr>
            <w:tcW w:w="914" w:type="dxa"/>
            <w:shd w:val="clear" w:color="auto" w:fill="2256EA"/>
          </w:tcPr>
          <w:p w:rsidR="00352302" w:rsidRPr="006861D7" w:rsidRDefault="00352302" w:rsidP="00C93D3E">
            <w:pPr>
              <w:pStyle w:val="TabelaLista"/>
              <w:tabs>
                <w:tab w:val="left" w:pos="236"/>
                <w:tab w:val="center" w:pos="349"/>
              </w:tabs>
              <w:jc w:val="left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</w: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</w:r>
            <w:proofErr w:type="gramStart"/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6</w:t>
            </w:r>
            <w:proofErr w:type="gramEnd"/>
          </w:p>
        </w:tc>
      </w:tr>
      <w:tr w:rsidR="00352302" w:rsidRPr="00AD6242" w:rsidTr="00C93D3E">
        <w:tc>
          <w:tcPr>
            <w:tcW w:w="1137" w:type="dxa"/>
            <w:vMerge/>
            <w:tcBorders>
              <w:bottom w:val="single" w:sz="4" w:space="0" w:color="auto"/>
            </w:tcBorders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Baixo</w:t>
            </w:r>
          </w:p>
        </w:tc>
        <w:tc>
          <w:tcPr>
            <w:tcW w:w="1118" w:type="dxa"/>
            <w:shd w:val="clear" w:color="auto" w:fill="92D05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  <w:proofErr w:type="gramEnd"/>
          </w:p>
        </w:tc>
        <w:tc>
          <w:tcPr>
            <w:tcW w:w="1112" w:type="dxa"/>
            <w:shd w:val="clear" w:color="auto" w:fill="92D050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  <w:proofErr w:type="gramEnd"/>
          </w:p>
        </w:tc>
        <w:tc>
          <w:tcPr>
            <w:tcW w:w="963" w:type="dxa"/>
            <w:shd w:val="clear" w:color="auto" w:fill="2256EA"/>
            <w:vAlign w:val="center"/>
          </w:tcPr>
          <w:p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proofErr w:type="gramStart"/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6</w:t>
            </w:r>
            <w:proofErr w:type="gramEnd"/>
          </w:p>
        </w:tc>
        <w:tc>
          <w:tcPr>
            <w:tcW w:w="914" w:type="dxa"/>
            <w:shd w:val="clear" w:color="auto" w:fill="2256EA"/>
          </w:tcPr>
          <w:p w:rsidR="00352302" w:rsidRPr="006861D7" w:rsidRDefault="00352302" w:rsidP="00C93D3E">
            <w:pPr>
              <w:pStyle w:val="TabelaLista"/>
              <w:tabs>
                <w:tab w:val="center" w:pos="349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</w:r>
            <w:proofErr w:type="gramStart"/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7</w:t>
            </w:r>
            <w:proofErr w:type="gramEnd"/>
          </w:p>
        </w:tc>
      </w:tr>
      <w:tr w:rsidR="00352302" w:rsidRPr="00AD6242" w:rsidTr="00C93D3E">
        <w:tc>
          <w:tcPr>
            <w:tcW w:w="2097" w:type="dxa"/>
            <w:gridSpan w:val="2"/>
            <w:vMerge w:val="restart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18" w:type="dxa"/>
            <w:tcBorders>
              <w:bottom w:val="single" w:sz="4" w:space="0" w:color="auto"/>
            </w:tcBorders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Crítica</w:t>
            </w:r>
          </w:p>
        </w:tc>
        <w:tc>
          <w:tcPr>
            <w:tcW w:w="1112" w:type="dxa"/>
            <w:tcBorders>
              <w:bottom w:val="single" w:sz="4" w:space="0" w:color="auto"/>
            </w:tcBorders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Alta</w:t>
            </w:r>
          </w:p>
        </w:tc>
        <w:tc>
          <w:tcPr>
            <w:tcW w:w="963" w:type="dxa"/>
            <w:tcBorders>
              <w:bottom w:val="single" w:sz="4" w:space="0" w:color="auto"/>
            </w:tcBorders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Média</w:t>
            </w:r>
          </w:p>
        </w:tc>
        <w:tc>
          <w:tcPr>
            <w:tcW w:w="914" w:type="dxa"/>
            <w:tcBorders>
              <w:bottom w:val="single" w:sz="4" w:space="0" w:color="auto"/>
            </w:tcBorders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Baixa</w:t>
            </w:r>
          </w:p>
        </w:tc>
      </w:tr>
      <w:tr w:rsidR="00352302" w:rsidRPr="00AD6242" w:rsidTr="00C93D3E">
        <w:trPr>
          <w:trHeight w:val="516"/>
        </w:trPr>
        <w:tc>
          <w:tcPr>
            <w:tcW w:w="2097" w:type="dxa"/>
            <w:gridSpan w:val="2"/>
            <w:vMerge/>
            <w:tcBorders>
              <w:left w:val="nil"/>
              <w:bottom w:val="nil"/>
            </w:tcBorders>
            <w:shd w:val="clear" w:color="auto" w:fill="auto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07" w:type="dxa"/>
            <w:gridSpan w:val="4"/>
            <w:shd w:val="clear" w:color="auto" w:fill="auto"/>
            <w:vAlign w:val="center"/>
          </w:tcPr>
          <w:p w:rsidR="00352302" w:rsidRPr="00AD6242" w:rsidRDefault="00352302" w:rsidP="00C93D3E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PROBABILIDADE</w:t>
            </w:r>
          </w:p>
        </w:tc>
      </w:tr>
    </w:tbl>
    <w:p w:rsidR="00352302" w:rsidRDefault="00352302" w:rsidP="00352302"/>
    <w:p w:rsidR="00352302" w:rsidRDefault="00352302" w:rsidP="00352302"/>
    <w:p w:rsidR="00352302" w:rsidRDefault="00352302" w:rsidP="00352302"/>
    <w:p w:rsidR="00352302" w:rsidRDefault="00352302" w:rsidP="00352302"/>
    <w:p w:rsidR="00352302" w:rsidRDefault="00352302" w:rsidP="00352302"/>
    <w:p w:rsidR="00352302" w:rsidRDefault="00352302" w:rsidP="00352302"/>
    <w:p w:rsidR="00352302" w:rsidRDefault="00352302" w:rsidP="00352302"/>
    <w:p w:rsidR="00E079A3" w:rsidRDefault="00E079A3">
      <w:pPr>
        <w:rPr>
          <w:rFonts w:eastAsia="Times New Roman" w:cstheme="minorHAnsi"/>
          <w:b/>
          <w:bCs/>
          <w:sz w:val="28"/>
          <w:szCs w:val="24"/>
        </w:rPr>
      </w:pPr>
      <w:bookmarkStart w:id="54" w:name="_Toc294106427"/>
    </w:p>
    <w:p w:rsidR="005E27A5" w:rsidRDefault="005E27A5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352302" w:rsidRPr="00352302" w:rsidRDefault="00352302" w:rsidP="00352302">
      <w:pPr>
        <w:pStyle w:val="Ttulo1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bookmarkStart w:id="55" w:name="_Toc465347166"/>
      <w:r w:rsidRPr="00352302">
        <w:rPr>
          <w:rFonts w:asciiTheme="minorHAnsi" w:hAnsiTheme="minorHAnsi" w:cstheme="minorHAnsi"/>
          <w:sz w:val="28"/>
        </w:rPr>
        <w:lastRenderedPageBreak/>
        <w:t>Classificação</w:t>
      </w:r>
      <w:bookmarkEnd w:id="54"/>
      <w:bookmarkEnd w:id="55"/>
    </w:p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7"/>
        <w:gridCol w:w="1103"/>
      </w:tblGrid>
      <w:tr w:rsidR="00352302" w:rsidRPr="00AD6242" w:rsidTr="00C93D3E">
        <w:tc>
          <w:tcPr>
            <w:tcW w:w="1137" w:type="dxa"/>
            <w:vMerge w:val="restart"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RISCO</w:t>
            </w:r>
          </w:p>
        </w:tc>
        <w:tc>
          <w:tcPr>
            <w:tcW w:w="960" w:type="dxa"/>
            <w:shd w:val="clear" w:color="auto" w:fill="FF0000"/>
            <w:vAlign w:val="center"/>
          </w:tcPr>
          <w:p w:rsidR="00352302" w:rsidRPr="006861D7" w:rsidRDefault="00352302" w:rsidP="00352302">
            <w:pPr>
              <w:pStyle w:val="TabelaLista"/>
              <w:numPr>
                <w:ilvl w:val="1"/>
                <w:numId w:val="22"/>
              </w:numPr>
              <w:jc w:val="both"/>
              <w:rPr>
                <w:rFonts w:asciiTheme="minorHAnsi" w:hAnsiTheme="minorHAnsi"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color w:val="FFFFFF" w:themeColor="background1"/>
                <w:sz w:val="20"/>
                <w:szCs w:val="20"/>
              </w:rPr>
              <w:t>Crítico</w:t>
            </w:r>
          </w:p>
        </w:tc>
      </w:tr>
      <w:tr w:rsidR="00352302" w:rsidRPr="00AD6242" w:rsidTr="00C93D3E">
        <w:tc>
          <w:tcPr>
            <w:tcW w:w="1137" w:type="dxa"/>
            <w:vMerge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FFFF00"/>
            <w:vAlign w:val="center"/>
          </w:tcPr>
          <w:p w:rsidR="00352302" w:rsidRPr="00844AA4" w:rsidRDefault="00352302" w:rsidP="00352302">
            <w:pPr>
              <w:pStyle w:val="TabelaLista"/>
              <w:numPr>
                <w:ilvl w:val="1"/>
                <w:numId w:val="23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844AA4">
              <w:rPr>
                <w:rFonts w:asciiTheme="minorHAnsi" w:hAnsiTheme="minorHAnsi"/>
                <w:sz w:val="20"/>
                <w:szCs w:val="20"/>
              </w:rPr>
              <w:t>Alto</w:t>
            </w:r>
          </w:p>
        </w:tc>
      </w:tr>
      <w:tr w:rsidR="00352302" w:rsidRPr="00AD6242" w:rsidTr="00C93D3E">
        <w:tc>
          <w:tcPr>
            <w:tcW w:w="1137" w:type="dxa"/>
            <w:vMerge/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92D050"/>
            <w:vAlign w:val="center"/>
          </w:tcPr>
          <w:p w:rsidR="00352302" w:rsidRPr="00AD6242" w:rsidRDefault="00352302" w:rsidP="00352302">
            <w:pPr>
              <w:pStyle w:val="TabelaLista"/>
              <w:numPr>
                <w:ilvl w:val="1"/>
                <w:numId w:val="24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Médio</w:t>
            </w:r>
          </w:p>
        </w:tc>
      </w:tr>
      <w:tr w:rsidR="00352302" w:rsidRPr="00AD6242" w:rsidTr="00C93D3E">
        <w:tc>
          <w:tcPr>
            <w:tcW w:w="1137" w:type="dxa"/>
            <w:vMerge/>
            <w:tcBorders>
              <w:bottom w:val="single" w:sz="4" w:space="0" w:color="auto"/>
            </w:tcBorders>
            <w:vAlign w:val="center"/>
          </w:tcPr>
          <w:p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0A21FA"/>
            <w:vAlign w:val="center"/>
          </w:tcPr>
          <w:p w:rsidR="00352302" w:rsidRPr="00407E10" w:rsidRDefault="00352302" w:rsidP="00352302">
            <w:pPr>
              <w:pStyle w:val="TabelaLista"/>
              <w:numPr>
                <w:ilvl w:val="1"/>
                <w:numId w:val="25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407E10">
              <w:rPr>
                <w:rFonts w:asciiTheme="minorHAnsi" w:hAnsiTheme="minorHAnsi"/>
                <w:sz w:val="20"/>
                <w:szCs w:val="20"/>
              </w:rPr>
              <w:t>Baixo</w:t>
            </w:r>
          </w:p>
        </w:tc>
      </w:tr>
    </w:tbl>
    <w:p w:rsidR="00352302" w:rsidRDefault="00352302" w:rsidP="00352302"/>
    <w:p w:rsidR="00352302" w:rsidRDefault="00352302" w:rsidP="00352302"/>
    <w:p w:rsidR="00352302" w:rsidRDefault="00352302" w:rsidP="00352302"/>
    <w:p w:rsidR="005E27A5" w:rsidRPr="005E27A5" w:rsidRDefault="005E27A5" w:rsidP="005E27A5">
      <w:pPr>
        <w:pStyle w:val="Ttulo1"/>
        <w:ind w:left="720"/>
        <w:rPr>
          <w:sz w:val="26"/>
          <w:szCs w:val="26"/>
        </w:rPr>
      </w:pPr>
      <w:bookmarkStart w:id="56" w:name="_Toc294106428"/>
    </w:p>
    <w:p w:rsidR="005E27A5" w:rsidRPr="005E27A5" w:rsidRDefault="005E27A5" w:rsidP="005E27A5">
      <w:pPr>
        <w:pStyle w:val="Ttulo1"/>
        <w:ind w:left="720"/>
        <w:rPr>
          <w:sz w:val="26"/>
          <w:szCs w:val="26"/>
        </w:rPr>
      </w:pPr>
    </w:p>
    <w:p w:rsidR="00352302" w:rsidRDefault="00352302" w:rsidP="00A56A6F">
      <w:pPr>
        <w:pStyle w:val="Ttulo1"/>
        <w:numPr>
          <w:ilvl w:val="0"/>
          <w:numId w:val="1"/>
        </w:numPr>
        <w:ind w:left="720" w:hanging="720"/>
        <w:rPr>
          <w:sz w:val="26"/>
          <w:szCs w:val="26"/>
        </w:rPr>
      </w:pPr>
      <w:bookmarkStart w:id="57" w:name="_Toc465347167"/>
      <w:commentRangeStart w:id="58"/>
      <w:r w:rsidRPr="00A56A6F">
        <w:rPr>
          <w:rFonts w:asciiTheme="minorHAnsi" w:hAnsiTheme="minorHAnsi" w:cstheme="minorHAnsi"/>
          <w:sz w:val="28"/>
        </w:rPr>
        <w:t>Proposta de Mudança</w:t>
      </w:r>
      <w:bookmarkEnd w:id="56"/>
      <w:bookmarkEnd w:id="57"/>
    </w:p>
    <w:p w:rsid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documento de Proposta </w:t>
      </w:r>
      <w:r w:rsidR="00245B77">
        <w:rPr>
          <w:rFonts w:cstheme="minorHAnsi"/>
        </w:rPr>
        <w:t xml:space="preserve">da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352302">
        <w:rPr>
          <w:rFonts w:cstheme="minorHAnsi"/>
        </w:rPr>
        <w:t xml:space="preserve"> tem como objetivo fornecer as informações necessárias para a avaliação da mudança. O documento de Proposta de Mudança deve conter:</w:t>
      </w:r>
    </w:p>
    <w:p w:rsidR="00A56A6F" w:rsidRPr="00352302" w:rsidRDefault="00A56A6F" w:rsidP="00352302">
      <w:pPr>
        <w:spacing w:after="0" w:line="240" w:lineRule="auto"/>
        <w:jc w:val="both"/>
        <w:rPr>
          <w:rFonts w:cstheme="minorHAnsi"/>
        </w:rPr>
      </w:pPr>
    </w:p>
    <w:p w:rsidR="00352302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Descrever qual é o escopo</w:t>
      </w:r>
    </w:p>
    <w:p w:rsidR="00D301F8" w:rsidRPr="00352302" w:rsidRDefault="00D301F8" w:rsidP="00D301F8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Incidentes, </w:t>
      </w:r>
      <w:r>
        <w:rPr>
          <w:rFonts w:cstheme="minorHAnsi"/>
        </w:rPr>
        <w:t xml:space="preserve">Solicitações, </w:t>
      </w:r>
      <w:proofErr w:type="spellStart"/>
      <w:r>
        <w:rPr>
          <w:rFonts w:cstheme="minorHAnsi"/>
        </w:rPr>
        <w:t>Bug´s</w:t>
      </w:r>
      <w:proofErr w:type="spellEnd"/>
      <w:r>
        <w:rPr>
          <w:rFonts w:cstheme="minorHAnsi"/>
        </w:rPr>
        <w:t xml:space="preserve">, Registro de </w:t>
      </w:r>
      <w:r w:rsidRPr="00352302">
        <w:rPr>
          <w:rFonts w:cstheme="minorHAnsi"/>
        </w:rPr>
        <w:t>Problemas</w:t>
      </w:r>
      <w:r>
        <w:rPr>
          <w:rFonts w:cstheme="minorHAnsi"/>
        </w:rPr>
        <w:t>, Melhorias</w:t>
      </w:r>
      <w:r w:rsidRPr="00352302">
        <w:rPr>
          <w:rFonts w:cstheme="minorHAnsi"/>
        </w:rPr>
        <w:t xml:space="preserve"> e Projetos </w:t>
      </w:r>
      <w:proofErr w:type="gramStart"/>
      <w:r w:rsidRPr="00352302">
        <w:rPr>
          <w:rFonts w:cstheme="minorHAnsi"/>
        </w:rPr>
        <w:t>relacionados</w:t>
      </w:r>
      <w:proofErr w:type="gramEnd"/>
    </w:p>
    <w:p w:rsidR="00D301F8" w:rsidRPr="00352302" w:rsidRDefault="00D301F8" w:rsidP="00D301F8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Categoria &lt;Padrão / Normal / Emergencial</w:t>
      </w:r>
      <w:r w:rsidR="00E079A3">
        <w:rPr>
          <w:rFonts w:cstheme="minorHAnsi"/>
        </w:rPr>
        <w:t xml:space="preserve"> / </w:t>
      </w:r>
      <w:r w:rsidR="009C1EEB">
        <w:rPr>
          <w:rFonts w:cstheme="minorHAnsi"/>
        </w:rPr>
        <w:t>Retroativa</w:t>
      </w:r>
      <w:r>
        <w:rPr>
          <w:rFonts w:cstheme="minorHAnsi"/>
        </w:rPr>
        <w:t>&gt;</w:t>
      </w:r>
    </w:p>
    <w:p w:rsidR="00352302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Atividades / tarefas, respectivos responsáveis pela execução e duração / </w:t>
      </w:r>
      <w:proofErr w:type="gramStart"/>
      <w:r>
        <w:rPr>
          <w:rFonts w:cstheme="minorHAnsi"/>
        </w:rPr>
        <w:t>tempo</w:t>
      </w:r>
      <w:proofErr w:type="gramEnd"/>
    </w:p>
    <w:p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Descrever se haverá indisponibilidade. Qual </w:t>
      </w:r>
      <w:proofErr w:type="gramStart"/>
      <w:r>
        <w:rPr>
          <w:rFonts w:cstheme="minorHAnsi"/>
        </w:rPr>
        <w:t>é</w:t>
      </w:r>
      <w:proofErr w:type="gramEnd"/>
      <w:r>
        <w:rPr>
          <w:rFonts w:cstheme="minorHAnsi"/>
        </w:rPr>
        <w:t xml:space="preserve"> o dia e horário de início e termino da indisponibilidade?</w:t>
      </w:r>
    </w:p>
    <w:p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Descrever o plano de retorno? Qual é o dia e horário início e termino da execução do plano de retorno?</w:t>
      </w:r>
    </w:p>
    <w:p w:rsidR="00352302" w:rsidRDefault="00352302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>Cliente solicitante</w:t>
      </w:r>
    </w:p>
    <w:p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Serviço e cliente afetado</w:t>
      </w:r>
      <w:commentRangeEnd w:id="58"/>
      <w:r w:rsidR="00E140D8">
        <w:rPr>
          <w:rStyle w:val="Refdecomentrio"/>
        </w:rPr>
        <w:commentReference w:id="58"/>
      </w:r>
    </w:p>
    <w:p w:rsidR="009E4E01" w:rsidRDefault="009E4E01" w:rsidP="00C334DC">
      <w:pPr>
        <w:rPr>
          <w:rFonts w:cstheme="minorHAnsi"/>
        </w:rPr>
      </w:pPr>
    </w:p>
    <w:p w:rsidR="00352302" w:rsidRPr="00A56A6F" w:rsidRDefault="00352302" w:rsidP="00A56A6F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59" w:name="_Toc294106429"/>
      <w:bookmarkStart w:id="60" w:name="_Toc465347168"/>
      <w:r w:rsidRPr="00A56A6F">
        <w:rPr>
          <w:rFonts w:asciiTheme="minorHAnsi" w:hAnsiTheme="minorHAnsi" w:cstheme="minorHAnsi"/>
          <w:sz w:val="28"/>
        </w:rPr>
        <w:t>Calendário de Mudanças</w:t>
      </w:r>
      <w:bookmarkEnd w:id="59"/>
      <w:bookmarkEnd w:id="60"/>
    </w:p>
    <w:p w:rsidR="00352302" w:rsidRDefault="00352302" w:rsidP="00A56A6F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O Calendário de Mudança tem como objetivo fornecer um calendário de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="00245B77">
        <w:rPr>
          <w:rFonts w:cstheme="minorHAnsi"/>
        </w:rPr>
        <w:t xml:space="preserve"> </w:t>
      </w:r>
      <w:r w:rsidRPr="00A56A6F">
        <w:rPr>
          <w:rFonts w:cstheme="minorHAnsi"/>
        </w:rPr>
        <w:t xml:space="preserve">contendo as datas e horários que estão disponíveis para </w:t>
      </w:r>
      <w:proofErr w:type="gramStart"/>
      <w:r w:rsidRPr="00A56A6F">
        <w:rPr>
          <w:rFonts w:cstheme="minorHAnsi"/>
        </w:rPr>
        <w:t>implementação</w:t>
      </w:r>
      <w:proofErr w:type="gramEnd"/>
      <w:r w:rsidRPr="00A56A6F">
        <w:rPr>
          <w:rFonts w:cstheme="minorHAnsi"/>
        </w:rPr>
        <w:t xml:space="preserve"> de mudança e as que estão com mudança agendada, evitando a </w:t>
      </w:r>
      <w:r w:rsidR="00A56A6F" w:rsidRPr="00A56A6F">
        <w:rPr>
          <w:rFonts w:cstheme="minorHAnsi"/>
        </w:rPr>
        <w:t>ambiguidade</w:t>
      </w:r>
      <w:r w:rsidRPr="00A56A6F">
        <w:rPr>
          <w:rFonts w:cstheme="minorHAnsi"/>
        </w:rPr>
        <w:t xml:space="preserve"> de atividades e ao mesmo tempo permitindo a alocação e otimização de recursos necessários para a execução.</w:t>
      </w:r>
    </w:p>
    <w:p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:rsidR="00352302" w:rsidRDefault="00352302" w:rsidP="00A56A6F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É recomendável que se </w:t>
      </w:r>
      <w:proofErr w:type="gramStart"/>
      <w:r w:rsidRPr="00A56A6F">
        <w:rPr>
          <w:rFonts w:cstheme="minorHAnsi"/>
        </w:rPr>
        <w:t>implemente</w:t>
      </w:r>
      <w:proofErr w:type="gramEnd"/>
      <w:r w:rsidRPr="00A56A6F">
        <w:rPr>
          <w:rFonts w:cstheme="minorHAnsi"/>
        </w:rPr>
        <w:t xml:space="preserve"> uma mudança de cada vez, para por exemplo simplificar um diagnóstico caso algum problema ocorra. </w:t>
      </w:r>
      <w:r w:rsidR="00A56A6F" w:rsidRPr="00A56A6F">
        <w:rPr>
          <w:rFonts w:cstheme="minorHAnsi"/>
        </w:rPr>
        <w:t>Por outro lado,</w:t>
      </w:r>
      <w:r w:rsidRPr="00A56A6F">
        <w:rPr>
          <w:rFonts w:cstheme="minorHAnsi"/>
        </w:rPr>
        <w:t xml:space="preserve"> deve-se considerar o agrupamento de mudanças que devem e podem ser implementadas em conjunto, </w:t>
      </w:r>
      <w:del w:id="61" w:author="Rodrigo Possatto Rothstein" w:date="2016-10-28T09:54:00Z">
        <w:r w:rsidRPr="00A56A6F" w:rsidDel="00E140D8">
          <w:rPr>
            <w:rFonts w:cstheme="minorHAnsi"/>
          </w:rPr>
          <w:delText>por exempl</w:delText>
        </w:r>
        <w:proofErr w:type="gramStart"/>
        <w:r w:rsidRPr="00A56A6F" w:rsidDel="00E140D8">
          <w:rPr>
            <w:rFonts w:cstheme="minorHAnsi"/>
          </w:rPr>
          <w:delText>o</w:delText>
        </w:r>
      </w:del>
      <w:ins w:id="62" w:author="Rodrigo Possatto Rothstein" w:date="2016-10-28T09:54:00Z">
        <w:r w:rsidR="00E140D8" w:rsidRPr="00A56A6F">
          <w:rPr>
            <w:rFonts w:cstheme="minorHAnsi"/>
          </w:rPr>
          <w:t>por exemplo</w:t>
        </w:r>
        <w:proofErr w:type="gramEnd"/>
        <w:r w:rsidR="00E140D8" w:rsidRPr="00A56A6F">
          <w:rPr>
            <w:rFonts w:cstheme="minorHAnsi"/>
          </w:rPr>
          <w:t>,</w:t>
        </w:r>
      </w:ins>
      <w:r w:rsidRPr="00A56A6F">
        <w:rPr>
          <w:rFonts w:cstheme="minorHAnsi"/>
        </w:rPr>
        <w:t xml:space="preserve">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A56A6F">
        <w:rPr>
          <w:rFonts w:cstheme="minorHAnsi"/>
        </w:rPr>
        <w:t xml:space="preserve"> de software, quando possível, devem ser implementadas em forma de pacotes de Release.</w:t>
      </w:r>
    </w:p>
    <w:p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:rsidR="00FA77AE" w:rsidRDefault="00FA77AE">
      <w:pPr>
        <w:rPr>
          <w:rFonts w:eastAsia="Times New Roman" w:cstheme="minorHAnsi"/>
          <w:b/>
          <w:bCs/>
          <w:sz w:val="28"/>
          <w:szCs w:val="24"/>
        </w:rPr>
      </w:pPr>
      <w:bookmarkStart w:id="63" w:name="_Toc294106430"/>
    </w:p>
    <w:p w:rsidR="009E4E01" w:rsidRDefault="009E4E01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A56A6F" w:rsidRDefault="00A56A6F" w:rsidP="00A56A6F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64" w:name="_Toc465347169"/>
      <w:r>
        <w:rPr>
          <w:rFonts w:asciiTheme="minorHAnsi" w:hAnsiTheme="minorHAnsi" w:cstheme="minorHAnsi"/>
          <w:sz w:val="28"/>
        </w:rPr>
        <w:lastRenderedPageBreak/>
        <w:t>Comitês</w:t>
      </w:r>
      <w:bookmarkEnd w:id="64"/>
    </w:p>
    <w:p w:rsidR="00A56A6F" w:rsidRPr="00A56A6F" w:rsidRDefault="00A56A6F" w:rsidP="00A56A6F"/>
    <w:p w:rsidR="00352302" w:rsidRPr="00A56A6F" w:rsidRDefault="00352302" w:rsidP="00A56A6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65" w:name="_Toc465347170"/>
      <w:r w:rsidRPr="00A56A6F">
        <w:rPr>
          <w:rFonts w:asciiTheme="minorHAnsi" w:hAnsiTheme="minorHAnsi" w:cstheme="minorHAnsi"/>
          <w:sz w:val="28"/>
        </w:rPr>
        <w:t xml:space="preserve">Membros do </w:t>
      </w:r>
      <w:bookmarkEnd w:id="63"/>
      <w:r w:rsidR="00D23CC1">
        <w:rPr>
          <w:rFonts w:asciiTheme="minorHAnsi" w:hAnsiTheme="minorHAnsi" w:cstheme="minorHAnsi"/>
          <w:sz w:val="28"/>
        </w:rPr>
        <w:t xml:space="preserve">Comitê Consultivo de Mudanças </w:t>
      </w:r>
      <w:r w:rsidR="00CD23DE">
        <w:rPr>
          <w:rFonts w:asciiTheme="minorHAnsi" w:hAnsiTheme="minorHAnsi" w:cstheme="minorHAnsi"/>
          <w:sz w:val="28"/>
        </w:rPr>
        <w:t>(CAB)</w:t>
      </w:r>
      <w:bookmarkEnd w:id="65"/>
    </w:p>
    <w:p w:rsidR="00352302" w:rsidRDefault="00B7738A" w:rsidP="00A56A6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Tem como objetivo</w:t>
      </w:r>
      <w:r w:rsidR="00352302" w:rsidRPr="00A56A6F">
        <w:rPr>
          <w:rFonts w:cstheme="minorHAnsi"/>
        </w:rPr>
        <w:t xml:space="preserve"> </w:t>
      </w:r>
      <w:r>
        <w:rPr>
          <w:rFonts w:cstheme="minorHAnsi"/>
        </w:rPr>
        <w:t>definir</w:t>
      </w:r>
      <w:r w:rsidR="00352302" w:rsidRPr="00A56A6F">
        <w:rPr>
          <w:rFonts w:cstheme="minorHAnsi"/>
        </w:rPr>
        <w:t xml:space="preserve"> </w:t>
      </w:r>
      <w:r>
        <w:rPr>
          <w:rFonts w:cstheme="minorHAnsi"/>
        </w:rPr>
        <w:t xml:space="preserve">quais são os </w:t>
      </w:r>
      <w:r w:rsidR="00352302" w:rsidRPr="00A56A6F">
        <w:rPr>
          <w:rFonts w:cstheme="minorHAnsi"/>
        </w:rPr>
        <w:t xml:space="preserve">membros (papéis) necessários para a aprovação da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>
        <w:rPr>
          <w:rFonts w:cstheme="minorHAnsi"/>
        </w:rPr>
        <w:t xml:space="preserve"> de categoria Normal</w:t>
      </w:r>
      <w:r w:rsidR="00352302" w:rsidRPr="00A56A6F">
        <w:rPr>
          <w:rFonts w:cstheme="minorHAnsi"/>
        </w:rPr>
        <w:t xml:space="preserve">. </w:t>
      </w:r>
    </w:p>
    <w:p w:rsidR="009227FD" w:rsidRDefault="009227FD" w:rsidP="00A56A6F">
      <w:pPr>
        <w:spacing w:after="0" w:line="240" w:lineRule="auto"/>
        <w:jc w:val="both"/>
        <w:rPr>
          <w:rFonts w:cstheme="minorHAnsi"/>
        </w:rPr>
      </w:pPr>
    </w:p>
    <w:p w:rsidR="009227FD" w:rsidRDefault="009227FD" w:rsidP="009227FD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Os membros do </w:t>
      </w:r>
      <w:r w:rsidR="00D23CC1">
        <w:rPr>
          <w:rFonts w:cstheme="minorHAnsi"/>
        </w:rPr>
        <w:t xml:space="preserve">Comitê Consultivo de Mudanças </w:t>
      </w:r>
      <w:r w:rsidR="00B7738A">
        <w:rPr>
          <w:rFonts w:cstheme="minorHAnsi"/>
        </w:rPr>
        <w:t xml:space="preserve">(CAB) </w:t>
      </w:r>
      <w:r>
        <w:rPr>
          <w:rFonts w:cstheme="minorHAnsi"/>
        </w:rPr>
        <w:t xml:space="preserve">devem estar disponíveis toda </w:t>
      </w:r>
      <w:r w:rsidR="00E079A3">
        <w:rPr>
          <w:rFonts w:cstheme="minorHAnsi"/>
        </w:rPr>
        <w:t>quarta-feira, caso seja feriado, será no próximo dia útil.</w:t>
      </w:r>
    </w:p>
    <w:p w:rsidR="009227FD" w:rsidRDefault="009227FD" w:rsidP="009227FD">
      <w:pPr>
        <w:spacing w:after="0" w:line="240" w:lineRule="auto"/>
        <w:jc w:val="both"/>
        <w:rPr>
          <w:rFonts w:cstheme="minorHAnsi"/>
        </w:rPr>
      </w:pPr>
    </w:p>
    <w:p w:rsidR="00352302" w:rsidRDefault="00B7738A" w:rsidP="009227F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a</w:t>
      </w:r>
      <w:r w:rsidR="009227FD">
        <w:rPr>
          <w:rFonts w:cstheme="minorHAnsi"/>
        </w:rPr>
        <w:t xml:space="preserve">s </w:t>
      </w:r>
      <w:proofErr w:type="spellStart"/>
      <w:r w:rsidR="009227FD" w:rsidRPr="00ED7E54">
        <w:rPr>
          <w:rFonts w:cstheme="minorHAnsi"/>
          <w:i/>
        </w:rPr>
        <w:t>Request</w:t>
      </w:r>
      <w:proofErr w:type="spellEnd"/>
      <w:r w:rsidR="009227FD" w:rsidRPr="00ED7E54">
        <w:rPr>
          <w:rFonts w:cstheme="minorHAnsi"/>
          <w:i/>
        </w:rPr>
        <w:t xml:space="preserve"> for </w:t>
      </w:r>
      <w:proofErr w:type="spellStart"/>
      <w:r w:rsidR="009227FD" w:rsidRPr="00ED7E54">
        <w:rPr>
          <w:rFonts w:cstheme="minorHAnsi"/>
          <w:i/>
        </w:rPr>
        <w:t>Change</w:t>
      </w:r>
      <w:proofErr w:type="spellEnd"/>
      <w:proofErr w:type="gramStart"/>
      <w:r w:rsidR="009227FD">
        <w:rPr>
          <w:rFonts w:cstheme="minorHAnsi"/>
        </w:rPr>
        <w:t xml:space="preserve">  </w:t>
      </w:r>
      <w:proofErr w:type="gramEnd"/>
      <w:r w:rsidR="009227FD">
        <w:rPr>
          <w:rFonts w:cstheme="minorHAnsi"/>
        </w:rPr>
        <w:t xml:space="preserve">(RFC) de categoria Normal só serão aceitas </w:t>
      </w:r>
      <w:r w:rsidR="0025777F">
        <w:rPr>
          <w:rFonts w:cstheme="minorHAnsi"/>
        </w:rPr>
        <w:t xml:space="preserve">até a </w:t>
      </w:r>
      <w:r w:rsidR="00ED7E54">
        <w:rPr>
          <w:rFonts w:cstheme="minorHAnsi"/>
        </w:rPr>
        <w:t>terça-feira às 18</w:t>
      </w:r>
      <w:r w:rsidR="0025777F">
        <w:rPr>
          <w:rFonts w:cstheme="minorHAnsi"/>
        </w:rPr>
        <w:t>:00 horas, antes da reunião do Comitê Consultivo de Mudanças (CAB).</w:t>
      </w:r>
    </w:p>
    <w:p w:rsidR="009227FD" w:rsidRDefault="009227FD" w:rsidP="009227FD">
      <w:pPr>
        <w:spacing w:after="0" w:line="240" w:lineRule="auto"/>
        <w:jc w:val="both"/>
      </w:pPr>
    </w:p>
    <w:tbl>
      <w:tblPr>
        <w:tblStyle w:val="GridTable4Accent6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FA77AE" w:rsidRPr="00094F24" w:rsidTr="00FA7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FA77AE" w:rsidRPr="00E079A3" w:rsidRDefault="00FA77AE" w:rsidP="00E140D8">
            <w:pPr>
              <w:jc w:val="center"/>
              <w:rPr>
                <w:rFonts w:cs="Arial"/>
                <w:szCs w:val="20"/>
              </w:rPr>
            </w:pPr>
            <w:commentRangeStart w:id="66"/>
            <w:r w:rsidRPr="00E079A3">
              <w:rPr>
                <w:rFonts w:cs="Arial"/>
                <w:szCs w:val="20"/>
              </w:rPr>
              <w:t>Membros</w:t>
            </w:r>
            <w:del w:id="67" w:author="Rodrigo Possatto Rothstein" w:date="2016-10-28T09:54:00Z">
              <w:r w:rsidRPr="00E079A3" w:rsidDel="00E140D8">
                <w:rPr>
                  <w:rFonts w:cs="Arial"/>
                  <w:szCs w:val="20"/>
                </w:rPr>
                <w:delText xml:space="preserve"> </w:delText>
              </w:r>
              <w:r w:rsidR="00ED7E54" w:rsidRPr="00E079A3" w:rsidDel="00E140D8">
                <w:rPr>
                  <w:rFonts w:cs="Arial"/>
                  <w:szCs w:val="20"/>
                </w:rPr>
                <w:delText xml:space="preserve"> </w:delText>
              </w:r>
            </w:del>
            <w:ins w:id="68" w:author="Rodrigo Possatto Rothstein" w:date="2016-10-28T09:54:00Z">
              <w:r w:rsidR="00E140D8" w:rsidRPr="00E079A3">
                <w:rPr>
                  <w:rFonts w:cs="Arial"/>
                  <w:szCs w:val="20"/>
                </w:rPr>
                <w:t xml:space="preserve"> </w:t>
              </w:r>
            </w:ins>
            <w:r w:rsidRPr="00E079A3">
              <w:rPr>
                <w:rFonts w:cs="Arial"/>
                <w:szCs w:val="20"/>
              </w:rPr>
              <w:t>(cargo</w:t>
            </w:r>
            <w:del w:id="69" w:author="Rodrigo Possatto Rothstein" w:date="2016-10-28T09:54:00Z">
              <w:r w:rsidRPr="00E079A3" w:rsidDel="00E140D8">
                <w:rPr>
                  <w:rFonts w:cs="Arial"/>
                  <w:szCs w:val="20"/>
                </w:rPr>
                <w:delText xml:space="preserve"> </w:delText>
              </w:r>
            </w:del>
            <w:r w:rsidRPr="00E079A3">
              <w:rPr>
                <w:rFonts w:cs="Arial"/>
                <w:szCs w:val="20"/>
              </w:rPr>
              <w:t>/</w:t>
            </w:r>
            <w:del w:id="70" w:author="Rodrigo Possatto Rothstein" w:date="2016-10-28T09:54:00Z">
              <w:r w:rsidRPr="00E079A3" w:rsidDel="00E140D8">
                <w:rPr>
                  <w:rFonts w:cs="Arial"/>
                  <w:szCs w:val="20"/>
                </w:rPr>
                <w:delText xml:space="preserve"> </w:delText>
              </w:r>
            </w:del>
            <w:r w:rsidRPr="00E079A3">
              <w:rPr>
                <w:rFonts w:cs="Arial"/>
                <w:szCs w:val="20"/>
              </w:rPr>
              <w:t>função)</w:t>
            </w:r>
            <w:commentRangeEnd w:id="66"/>
            <w:r w:rsidR="00E140D8">
              <w:rPr>
                <w:rStyle w:val="Refdecomentrio"/>
                <w:b w:val="0"/>
                <w:bCs w:val="0"/>
                <w:color w:val="auto"/>
              </w:rPr>
              <w:commentReference w:id="66"/>
            </w:r>
          </w:p>
        </w:tc>
      </w:tr>
      <w:tr w:rsidR="00FA77AE" w:rsidRPr="00094F24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FA77AE" w:rsidRPr="00E079A3" w:rsidRDefault="00FA77AE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Segurança da Informação</w:t>
            </w:r>
            <w:ins w:id="71" w:author="Marcela Dias" w:date="2016-10-28T11:13:00Z">
              <w:r w:rsidR="0073712F">
                <w:rPr>
                  <w:rFonts w:cs="Arial"/>
                  <w:b w:val="0"/>
                  <w:szCs w:val="20"/>
                </w:rPr>
                <w:t xml:space="preserve"> Analista -</w:t>
              </w:r>
            </w:ins>
          </w:p>
        </w:tc>
      </w:tr>
      <w:tr w:rsidR="00FA77AE" w:rsidRPr="00094F24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FA77AE" w:rsidRPr="00E079A3" w:rsidRDefault="00FA77AE" w:rsidP="00FA77AE">
            <w:pPr>
              <w:rPr>
                <w:rFonts w:cs="Arial"/>
                <w:b w:val="0"/>
                <w:szCs w:val="20"/>
              </w:rPr>
            </w:pPr>
            <w:r w:rsidRPr="00FA68AD">
              <w:rPr>
                <w:rFonts w:cs="Arial"/>
                <w:b w:val="0"/>
                <w:szCs w:val="20"/>
                <w:highlight w:val="yellow"/>
                <w:rPrChange w:id="72" w:author="Marcela Dias" w:date="2016-10-28T10:46:00Z">
                  <w:rPr>
                    <w:rFonts w:cs="Arial"/>
                    <w:b w:val="0"/>
                    <w:szCs w:val="20"/>
                  </w:rPr>
                </w:rPrChange>
              </w:rPr>
              <w:t>Fraude</w:t>
            </w:r>
          </w:p>
        </w:tc>
      </w:tr>
      <w:tr w:rsidR="00FA77AE" w:rsidRPr="00094F24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FA77AE" w:rsidRPr="00E079A3" w:rsidRDefault="00FA77AE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Arquitetura</w:t>
            </w:r>
          </w:p>
        </w:tc>
      </w:tr>
      <w:tr w:rsidR="00ED7E54" w:rsidRPr="00094F24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Coordenador de Operações de TI</w:t>
            </w:r>
          </w:p>
        </w:tc>
      </w:tr>
      <w:tr w:rsidR="00ED7E54" w:rsidRPr="00094F24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Infraestrutura</w:t>
            </w:r>
          </w:p>
        </w:tc>
      </w:tr>
      <w:tr w:rsidR="00ED7E54" w:rsidRPr="00094F24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Fornecedor (caso seja necessário)</w:t>
            </w:r>
          </w:p>
        </w:tc>
      </w:tr>
      <w:tr w:rsidR="00ED7E54" w:rsidRPr="00094F24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Central de Atendimento (caso seja necessário)</w:t>
            </w:r>
          </w:p>
        </w:tc>
      </w:tr>
      <w:tr w:rsidR="00ED7E54" w:rsidRPr="00094F24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de Projeto (caso seja necessário)</w:t>
            </w:r>
          </w:p>
        </w:tc>
      </w:tr>
      <w:tr w:rsidR="00ED7E54" w:rsidRPr="00094F24" w:rsidTr="00E0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ED7E54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Área de Negócio (caso seja necessário)</w:t>
            </w:r>
          </w:p>
        </w:tc>
      </w:tr>
      <w:tr w:rsidR="00CE14CD" w:rsidRPr="00094F24" w:rsidTr="00E079A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CE14CD" w:rsidRPr="00E079A3" w:rsidRDefault="00CE14CD" w:rsidP="00ED7E54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Demais Gerentes (caso seja necessário)</w:t>
            </w:r>
          </w:p>
        </w:tc>
      </w:tr>
    </w:tbl>
    <w:p w:rsidR="00E80F51" w:rsidRDefault="00E80F51">
      <w:pPr>
        <w:rPr>
          <w:rFonts w:eastAsia="Times New Roman" w:cstheme="minorHAnsi"/>
          <w:b/>
          <w:bCs/>
          <w:sz w:val="28"/>
          <w:szCs w:val="24"/>
        </w:rPr>
      </w:pPr>
      <w:bookmarkStart w:id="73" w:name="_Toc294106431"/>
    </w:p>
    <w:p w:rsidR="00352302" w:rsidRPr="00A56A6F" w:rsidRDefault="00352302" w:rsidP="00A56A6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74" w:name="_Toc465347171"/>
      <w:r w:rsidRPr="00A56A6F">
        <w:rPr>
          <w:rFonts w:asciiTheme="minorHAnsi" w:hAnsiTheme="minorHAnsi" w:cstheme="minorHAnsi"/>
          <w:sz w:val="28"/>
        </w:rPr>
        <w:t xml:space="preserve">Membros do </w:t>
      </w:r>
      <w:bookmarkEnd w:id="73"/>
      <w:r w:rsidR="00D23CC1">
        <w:rPr>
          <w:rFonts w:asciiTheme="minorHAnsi" w:hAnsiTheme="minorHAnsi" w:cstheme="minorHAnsi"/>
          <w:sz w:val="28"/>
        </w:rPr>
        <w:t xml:space="preserve">Comitê Consultivo de Mudanças </w:t>
      </w:r>
      <w:r w:rsidRPr="00A56A6F">
        <w:rPr>
          <w:rFonts w:asciiTheme="minorHAnsi" w:hAnsiTheme="minorHAnsi" w:cstheme="minorHAnsi"/>
          <w:sz w:val="28"/>
        </w:rPr>
        <w:t>Emergencial</w:t>
      </w:r>
      <w:r w:rsidR="00CD23DE">
        <w:rPr>
          <w:rFonts w:asciiTheme="minorHAnsi" w:hAnsiTheme="minorHAnsi" w:cstheme="minorHAnsi"/>
          <w:sz w:val="28"/>
        </w:rPr>
        <w:t xml:space="preserve"> (ECAB)</w:t>
      </w:r>
      <w:bookmarkEnd w:id="74"/>
    </w:p>
    <w:p w:rsidR="00B7738A" w:rsidRPr="00B7738A" w:rsidRDefault="00B7738A" w:rsidP="00B7738A">
      <w:pPr>
        <w:spacing w:after="0" w:line="240" w:lineRule="auto"/>
        <w:jc w:val="both"/>
        <w:rPr>
          <w:rFonts w:cstheme="minorHAnsi"/>
        </w:rPr>
      </w:pPr>
      <w:r w:rsidRPr="00B7738A">
        <w:rPr>
          <w:rFonts w:cstheme="minorHAnsi"/>
        </w:rPr>
        <w:t xml:space="preserve">Tem como objetivo definir quais são os membros (papéis) necessários para a aprovação da </w:t>
      </w:r>
      <w:proofErr w:type="spellStart"/>
      <w:r w:rsidRPr="00ED7E54">
        <w:rPr>
          <w:rFonts w:cstheme="minorHAnsi"/>
          <w:i/>
        </w:rPr>
        <w:t>Request</w:t>
      </w:r>
      <w:proofErr w:type="spellEnd"/>
      <w:r w:rsidRPr="00ED7E54">
        <w:rPr>
          <w:rFonts w:cstheme="minorHAnsi"/>
          <w:i/>
        </w:rPr>
        <w:t xml:space="preserve"> for </w:t>
      </w:r>
      <w:proofErr w:type="spellStart"/>
      <w:r w:rsidRPr="00ED7E54">
        <w:rPr>
          <w:rFonts w:cstheme="minorHAnsi"/>
          <w:i/>
        </w:rPr>
        <w:t>Change</w:t>
      </w:r>
      <w:proofErr w:type="spellEnd"/>
      <w:r w:rsidRPr="00B7738A">
        <w:rPr>
          <w:rFonts w:cstheme="minorHAnsi"/>
        </w:rPr>
        <w:t xml:space="preserve"> (RFC) de categoria </w:t>
      </w:r>
      <w:r>
        <w:rPr>
          <w:rFonts w:cstheme="minorHAnsi"/>
        </w:rPr>
        <w:t>Emergencial</w:t>
      </w:r>
      <w:r w:rsidRPr="00B7738A">
        <w:rPr>
          <w:rFonts w:cstheme="minorHAnsi"/>
        </w:rPr>
        <w:t xml:space="preserve">. </w:t>
      </w:r>
    </w:p>
    <w:p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:rsidR="00352302" w:rsidRDefault="00B7738A" w:rsidP="00A56A6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o</w:t>
      </w:r>
      <w:r w:rsidR="00352302" w:rsidRPr="00A56A6F">
        <w:rPr>
          <w:rFonts w:cstheme="minorHAnsi"/>
        </w:rPr>
        <w:t xml:space="preserve">s membros do </w:t>
      </w:r>
      <w:r w:rsidR="00D23CC1">
        <w:rPr>
          <w:rFonts w:cstheme="minorHAnsi"/>
        </w:rPr>
        <w:t xml:space="preserve">Comitê Consultivo de Mudanças </w:t>
      </w:r>
      <w:r w:rsidR="00A56A6F">
        <w:rPr>
          <w:rFonts w:cstheme="minorHAnsi"/>
        </w:rPr>
        <w:t>Emergencial</w:t>
      </w:r>
      <w:r w:rsidR="00CD23DE">
        <w:rPr>
          <w:rFonts w:cstheme="minorHAnsi"/>
        </w:rPr>
        <w:t xml:space="preserve"> (ECAB)</w:t>
      </w:r>
      <w:r w:rsidR="00352302" w:rsidRPr="00A56A6F">
        <w:rPr>
          <w:rFonts w:cstheme="minorHAnsi"/>
        </w:rPr>
        <w:t xml:space="preserve"> devem estar disponíveis 24x7.</w:t>
      </w:r>
    </w:p>
    <w:p w:rsidR="00ED7E54" w:rsidRDefault="00ED7E54" w:rsidP="00A56A6F">
      <w:pPr>
        <w:spacing w:after="0" w:line="240" w:lineRule="auto"/>
        <w:jc w:val="both"/>
        <w:rPr>
          <w:rFonts w:cstheme="minorHAnsi"/>
        </w:rPr>
      </w:pPr>
    </w:p>
    <w:tbl>
      <w:tblPr>
        <w:tblStyle w:val="GridTable4Accent6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ED7E54" w:rsidRPr="00A56A6F" w:rsidTr="00926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926605">
            <w:pPr>
              <w:jc w:val="center"/>
              <w:rPr>
                <w:rFonts w:cs="Arial"/>
                <w:szCs w:val="20"/>
              </w:rPr>
            </w:pPr>
            <w:r w:rsidRPr="00E079A3">
              <w:rPr>
                <w:rFonts w:cs="Arial"/>
                <w:szCs w:val="20"/>
              </w:rPr>
              <w:t>Membros</w:t>
            </w:r>
            <w:proofErr w:type="gramStart"/>
            <w:r w:rsidRPr="00E079A3">
              <w:rPr>
                <w:rFonts w:cs="Arial"/>
                <w:szCs w:val="20"/>
              </w:rPr>
              <w:t xml:space="preserve">  </w:t>
            </w:r>
            <w:proofErr w:type="gramEnd"/>
            <w:r w:rsidRPr="00E079A3">
              <w:rPr>
                <w:rFonts w:cs="Arial"/>
                <w:szCs w:val="20"/>
              </w:rPr>
              <w:t>(cargo / função)</w:t>
            </w:r>
          </w:p>
        </w:tc>
      </w:tr>
      <w:tr w:rsidR="00ED7E54" w:rsidRPr="00FA77AE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Solicitante (com o objetivo de apresentar a RFC)</w:t>
            </w:r>
          </w:p>
        </w:tc>
      </w:tr>
      <w:tr w:rsidR="00ED7E54" w:rsidRPr="00FA77AE" w:rsidTr="00926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de Governança de TI</w:t>
            </w:r>
          </w:p>
        </w:tc>
      </w:tr>
      <w:tr w:rsidR="00ED7E54" w:rsidRPr="00FA77AE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Diretor de Tecnologia da Informação</w:t>
            </w:r>
          </w:p>
        </w:tc>
      </w:tr>
    </w:tbl>
    <w:p w:rsidR="00ED7E54" w:rsidRPr="00A56A6F" w:rsidRDefault="00ED7E54" w:rsidP="00A56A6F">
      <w:pPr>
        <w:spacing w:after="0" w:line="240" w:lineRule="auto"/>
        <w:jc w:val="both"/>
        <w:rPr>
          <w:rFonts w:cstheme="minorHAnsi"/>
        </w:rPr>
      </w:pPr>
    </w:p>
    <w:p w:rsidR="00352302" w:rsidRPr="00440C52" w:rsidRDefault="00352302" w:rsidP="00352302">
      <w:pPr>
        <w:pStyle w:val="CorpodetextoPT"/>
        <w:rPr>
          <w:rFonts w:asciiTheme="minorHAnsi" w:hAnsiTheme="minorHAnsi"/>
          <w:color w:val="FF0000"/>
          <w:sz w:val="20"/>
        </w:rPr>
      </w:pPr>
    </w:p>
    <w:p w:rsidR="00D27292" w:rsidRDefault="00750A0A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75" w:name="_Toc465347172"/>
      <w:r w:rsidRPr="00C4056A">
        <w:rPr>
          <w:rFonts w:asciiTheme="minorHAnsi" w:hAnsiTheme="minorHAnsi" w:cstheme="minorHAnsi"/>
          <w:sz w:val="28"/>
        </w:rPr>
        <w:lastRenderedPageBreak/>
        <w:t>Fluxo Macro</w:t>
      </w:r>
      <w:r w:rsidR="00893F9C" w:rsidRPr="00C4056A">
        <w:rPr>
          <w:rFonts w:asciiTheme="minorHAnsi" w:hAnsiTheme="minorHAnsi" w:cstheme="minorHAnsi"/>
          <w:sz w:val="28"/>
        </w:rPr>
        <w:t xml:space="preserve">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="00893F9C" w:rsidRPr="00C4056A">
        <w:rPr>
          <w:rFonts w:asciiTheme="minorHAnsi" w:hAnsiTheme="minorHAnsi" w:cstheme="minorHAnsi"/>
          <w:sz w:val="28"/>
        </w:rPr>
        <w:t>”</w:t>
      </w:r>
      <w:bookmarkEnd w:id="75"/>
    </w:p>
    <w:p w:rsidR="00D27292" w:rsidRDefault="00D87171" w:rsidP="00D27292">
      <w:pPr>
        <w:jc w:val="center"/>
        <w:rPr>
          <w:noProof/>
          <w:lang w:eastAsia="pt-BR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F351018" wp14:editId="31B7555E">
                <wp:simplePos x="0" y="0"/>
                <wp:positionH relativeFrom="column">
                  <wp:posOffset>72390</wp:posOffset>
                </wp:positionH>
                <wp:positionV relativeFrom="paragraph">
                  <wp:posOffset>263525</wp:posOffset>
                </wp:positionV>
                <wp:extent cx="5238750" cy="1362075"/>
                <wp:effectExtent l="0" t="0" r="19050" b="2857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0" cy="136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2B6EC9F" id="Retângulo 36" o:spid="_x0000_s1026" style="position:absolute;margin-left:5.7pt;margin-top:20.75pt;width:412.5pt;height:107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" filled="f" strokecolor="#a5a5a5 [2092]" strokeweight="2pt"/>
            </w:pict>
          </mc:Fallback>
        </mc:AlternateContent>
      </w:r>
      <w:r w:rsidR="00EC53F2" w:rsidRPr="00EC53F2">
        <w:rPr>
          <w:noProof/>
          <w:lang w:eastAsia="pt-BR"/>
        </w:rPr>
        <w:t xml:space="preserve"> </w:t>
      </w:r>
      <w:r w:rsidR="00955738">
        <w:rPr>
          <w:noProof/>
          <w:lang w:eastAsia="pt-BR"/>
        </w:rPr>
        <w:drawing>
          <wp:inline distT="0" distB="0" distL="0" distR="0" wp14:anchorId="33E50318" wp14:editId="0E56A95F">
            <wp:extent cx="5400040" cy="155257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7315"/>
                    <a:stretch/>
                  </pic:blipFill>
                  <pic:spPr bwMode="auto"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0F51" w:rsidRPr="00667F32" w:rsidRDefault="00E80F51" w:rsidP="00D27292">
      <w:pPr>
        <w:jc w:val="center"/>
      </w:pPr>
    </w:p>
    <w:p w:rsidR="00C22A9D" w:rsidRDefault="00893F9C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76" w:name="_Toc465347173"/>
      <w:r w:rsidRPr="00C4056A">
        <w:rPr>
          <w:rFonts w:asciiTheme="minorHAnsi" w:hAnsiTheme="minorHAnsi" w:cstheme="minorHAnsi"/>
          <w:sz w:val="28"/>
        </w:rPr>
        <w:t>Descrição</w:t>
      </w:r>
      <w:r w:rsidR="00B05319" w:rsidRPr="00C4056A">
        <w:rPr>
          <w:rFonts w:asciiTheme="minorHAnsi" w:hAnsiTheme="minorHAnsi" w:cstheme="minorHAnsi"/>
          <w:sz w:val="28"/>
        </w:rPr>
        <w:t xml:space="preserve"> do Fluxo </w:t>
      </w:r>
      <w:r w:rsidRPr="00C4056A">
        <w:rPr>
          <w:rFonts w:asciiTheme="minorHAnsi" w:hAnsiTheme="minorHAnsi" w:cstheme="minorHAnsi"/>
          <w:sz w:val="28"/>
        </w:rPr>
        <w:t>Macro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="00C22A9D" w:rsidRPr="00C4056A">
        <w:rPr>
          <w:rFonts w:asciiTheme="minorHAnsi" w:hAnsiTheme="minorHAnsi" w:cstheme="minorHAnsi"/>
          <w:sz w:val="28"/>
        </w:rPr>
        <w:t>”</w:t>
      </w:r>
      <w:bookmarkEnd w:id="76"/>
    </w:p>
    <w:tbl>
      <w:tblPr>
        <w:tblStyle w:val="GridTable4Accent6"/>
        <w:tblW w:w="0" w:type="auto"/>
        <w:tblLook w:val="04A0" w:firstRow="1" w:lastRow="0" w:firstColumn="1" w:lastColumn="0" w:noHBand="0" w:noVBand="1"/>
      </w:tblPr>
      <w:tblGrid>
        <w:gridCol w:w="2196"/>
        <w:gridCol w:w="6298"/>
      </w:tblGrid>
      <w:tr w:rsidR="00D44642" w:rsidRPr="00C4056A" w:rsidTr="00403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:rsidR="00D44642" w:rsidRPr="00C4056A" w:rsidRDefault="00D44642" w:rsidP="001E615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298" w:type="dxa"/>
          </w:tcPr>
          <w:p w:rsidR="00D44642" w:rsidRPr="00C4056A" w:rsidRDefault="00D44642" w:rsidP="001E61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D66E44" w:rsidRPr="00C4056A" w:rsidTr="00403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D66E44" w:rsidRPr="00C4056A" w:rsidRDefault="003B5BD9" w:rsidP="00BA4D7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Registrar e revisar</w:t>
            </w:r>
          </w:p>
        </w:tc>
        <w:tc>
          <w:tcPr>
            <w:tcW w:w="6298" w:type="dxa"/>
          </w:tcPr>
          <w:p w:rsidR="003B5BD9" w:rsidRDefault="003B5BD9" w:rsidP="003B5B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registrar</w:t>
            </w:r>
            <w:r w:rsidRPr="002A2812">
              <w:rPr>
                <w:sz w:val="20"/>
                <w:szCs w:val="20"/>
              </w:rPr>
              <w:t xml:space="preserve"> </w:t>
            </w:r>
            <w:r w:rsidR="00B7738A">
              <w:rPr>
                <w:sz w:val="20"/>
                <w:szCs w:val="20"/>
              </w:rPr>
              <w:t xml:space="preserve">a </w:t>
            </w:r>
            <w:proofErr w:type="spellStart"/>
            <w:r w:rsidR="00B7738A" w:rsidRPr="00B7738A">
              <w:rPr>
                <w:i/>
                <w:sz w:val="20"/>
                <w:szCs w:val="20"/>
              </w:rPr>
              <w:t>Request</w:t>
            </w:r>
            <w:proofErr w:type="spellEnd"/>
            <w:r w:rsidR="00B7738A" w:rsidRPr="00B7738A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B7738A" w:rsidRPr="00B7738A">
              <w:rPr>
                <w:i/>
                <w:sz w:val="20"/>
                <w:szCs w:val="20"/>
              </w:rPr>
              <w:t>Change</w:t>
            </w:r>
            <w:proofErr w:type="spellEnd"/>
            <w:r w:rsidR="00B7738A">
              <w:rPr>
                <w:sz w:val="20"/>
                <w:szCs w:val="20"/>
              </w:rPr>
              <w:t xml:space="preserve"> (RFC) </w:t>
            </w:r>
            <w:r w:rsidRPr="002A2812">
              <w:rPr>
                <w:sz w:val="20"/>
                <w:szCs w:val="20"/>
              </w:rPr>
              <w:t xml:space="preserve">na ferramenta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 w:rsidRPr="002A2812">
              <w:rPr>
                <w:sz w:val="20"/>
                <w:szCs w:val="20"/>
              </w:rPr>
              <w:t xml:space="preserve">, respeitando um </w:t>
            </w:r>
            <w:r>
              <w:rPr>
                <w:sz w:val="20"/>
                <w:szCs w:val="20"/>
              </w:rPr>
              <w:t>conjunto</w:t>
            </w:r>
            <w:r w:rsidRPr="002A2812">
              <w:rPr>
                <w:sz w:val="20"/>
                <w:szCs w:val="20"/>
              </w:rPr>
              <w:t xml:space="preserve"> mínimo de informações necessárias para dar continuidade ao processo. </w:t>
            </w:r>
          </w:p>
          <w:p w:rsidR="003B5BD9" w:rsidRDefault="003B5BD9" w:rsidP="003B5B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3B5BD9" w:rsidRDefault="00B7738A" w:rsidP="003B5B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</w:t>
            </w:r>
            <w:r w:rsidR="003B5BD9" w:rsidRPr="002A2812">
              <w:rPr>
                <w:sz w:val="20"/>
                <w:szCs w:val="20"/>
              </w:rPr>
              <w:t xml:space="preserve">cada </w:t>
            </w:r>
            <w:proofErr w:type="spellStart"/>
            <w:r w:rsidR="003B5BD9"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="003B5BD9"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3B5BD9" w:rsidRPr="003B5BD9">
              <w:rPr>
                <w:i/>
                <w:sz w:val="20"/>
                <w:szCs w:val="20"/>
              </w:rPr>
              <w:t>Change</w:t>
            </w:r>
            <w:proofErr w:type="spellEnd"/>
            <w:r w:rsidR="003B5BD9">
              <w:rPr>
                <w:sz w:val="20"/>
                <w:szCs w:val="20"/>
              </w:rPr>
              <w:t xml:space="preserve"> (RFC) deve</w:t>
            </w:r>
            <w:r w:rsidR="003B5BD9" w:rsidRPr="002A2812">
              <w:rPr>
                <w:sz w:val="20"/>
                <w:szCs w:val="20"/>
              </w:rPr>
              <w:t xml:space="preserve"> ser atribuído um identificador único de acordo com sua ordem cronológica.</w:t>
            </w:r>
            <w:r w:rsidR="003B5BD9">
              <w:rPr>
                <w:sz w:val="20"/>
                <w:szCs w:val="20"/>
              </w:rPr>
              <w:t xml:space="preserve"> </w:t>
            </w:r>
          </w:p>
          <w:p w:rsidR="003B5BD9" w:rsidRPr="00C4056A" w:rsidRDefault="003B5BD9" w:rsidP="00B773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3B5BD9" w:rsidRPr="00C4056A" w:rsidTr="0040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3B5BD9" w:rsidRDefault="003B5BD9" w:rsidP="00BA4D7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Classificar e priorizar</w:t>
            </w:r>
          </w:p>
        </w:tc>
        <w:tc>
          <w:tcPr>
            <w:tcW w:w="6298" w:type="dxa"/>
          </w:tcPr>
          <w:p w:rsidR="003B5BD9" w:rsidRDefault="00F22C67" w:rsidP="003B5B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classificar e priorizar</w:t>
            </w:r>
            <w:r w:rsidR="003B5BD9" w:rsidRPr="003B5BD9">
              <w:rPr>
                <w:sz w:val="20"/>
                <w:szCs w:val="20"/>
              </w:rPr>
              <w:t xml:space="preserve"> a </w:t>
            </w:r>
            <w:proofErr w:type="spellStart"/>
            <w:r w:rsidR="003B5BD9"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="003B5BD9"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3B5BD9" w:rsidRPr="003B5BD9">
              <w:rPr>
                <w:i/>
                <w:sz w:val="20"/>
                <w:szCs w:val="20"/>
              </w:rPr>
              <w:t>Change</w:t>
            </w:r>
            <w:proofErr w:type="spellEnd"/>
            <w:r w:rsidR="003B5BD9">
              <w:rPr>
                <w:sz w:val="20"/>
                <w:szCs w:val="20"/>
              </w:rPr>
              <w:t xml:space="preserve"> (RFC)</w:t>
            </w:r>
            <w:r>
              <w:rPr>
                <w:sz w:val="20"/>
                <w:szCs w:val="20"/>
              </w:rPr>
              <w:t>.</w:t>
            </w:r>
          </w:p>
          <w:p w:rsidR="003B5BD9" w:rsidRDefault="003B5BD9" w:rsidP="003B5B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3B5BD9" w:rsidRDefault="003B5BD9" w:rsidP="003B5B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>A categoria depende do impacto</w:t>
            </w:r>
            <w:r w:rsidR="00B7738A">
              <w:rPr>
                <w:sz w:val="20"/>
                <w:szCs w:val="20"/>
              </w:rPr>
              <w:t xml:space="preserve"> e risco </w:t>
            </w:r>
            <w:r w:rsidRPr="003B5BD9">
              <w:rPr>
                <w:sz w:val="20"/>
                <w:szCs w:val="20"/>
              </w:rPr>
              <w:t xml:space="preserve">que </w:t>
            </w:r>
            <w:r w:rsidR="00B7738A">
              <w:rPr>
                <w:sz w:val="20"/>
                <w:szCs w:val="20"/>
              </w:rPr>
              <w:t>pode gerar no ambiente de produção</w:t>
            </w:r>
            <w:r w:rsidRPr="003B5BD9">
              <w:rPr>
                <w:sz w:val="20"/>
                <w:szCs w:val="20"/>
              </w:rPr>
              <w:t xml:space="preserve">. </w:t>
            </w:r>
          </w:p>
          <w:p w:rsidR="003B5BD9" w:rsidRDefault="003B5BD9" w:rsidP="00B773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B5BD9" w:rsidRPr="00C4056A" w:rsidTr="00403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3B5BD9" w:rsidRDefault="003B5BD9" w:rsidP="00BA4D7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Avaliar</w:t>
            </w:r>
          </w:p>
        </w:tc>
        <w:tc>
          <w:tcPr>
            <w:tcW w:w="6298" w:type="dxa"/>
          </w:tcPr>
          <w:p w:rsidR="00AC1968" w:rsidRDefault="00F22C67" w:rsidP="00AC19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 w:rsidR="00B7738A">
              <w:rPr>
                <w:sz w:val="20"/>
                <w:szCs w:val="20"/>
              </w:rPr>
              <w:t>avaliar todas as</w:t>
            </w:r>
            <w:r w:rsidR="003B5BD9" w:rsidRPr="00AC1968">
              <w:rPr>
                <w:sz w:val="20"/>
                <w:szCs w:val="20"/>
              </w:rPr>
              <w:t xml:space="preserve"> </w:t>
            </w:r>
            <w:proofErr w:type="spellStart"/>
            <w:r w:rsidR="00AC1968"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="00AC1968"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AC1968" w:rsidRPr="003B5BD9">
              <w:rPr>
                <w:i/>
                <w:sz w:val="20"/>
                <w:szCs w:val="20"/>
              </w:rPr>
              <w:t>Change</w:t>
            </w:r>
            <w:proofErr w:type="spellEnd"/>
            <w:r w:rsidR="00AC1968">
              <w:rPr>
                <w:sz w:val="20"/>
                <w:szCs w:val="20"/>
              </w:rPr>
              <w:t xml:space="preserve"> (RFC)</w:t>
            </w:r>
            <w:r w:rsidR="00B7738A">
              <w:rPr>
                <w:sz w:val="20"/>
                <w:szCs w:val="20"/>
              </w:rPr>
              <w:t xml:space="preserve"> registradas na ferramenta </w:t>
            </w:r>
            <w:proofErr w:type="spellStart"/>
            <w:r w:rsidR="00B7738A">
              <w:rPr>
                <w:sz w:val="20"/>
                <w:szCs w:val="20"/>
              </w:rPr>
              <w:t>Jira</w:t>
            </w:r>
            <w:proofErr w:type="spellEnd"/>
            <w:r w:rsidR="003B5BD9" w:rsidRPr="00AC196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suas tarefas</w:t>
            </w:r>
            <w:r w:rsidR="003C00B1">
              <w:rPr>
                <w:sz w:val="20"/>
                <w:szCs w:val="20"/>
              </w:rPr>
              <w:t xml:space="preserve"> / atividades</w:t>
            </w:r>
            <w:r>
              <w:rPr>
                <w:sz w:val="20"/>
                <w:szCs w:val="20"/>
              </w:rPr>
              <w:t xml:space="preserve">, plano de retorno, se haverá ou não </w:t>
            </w:r>
            <w:r w:rsidR="003C00B1">
              <w:rPr>
                <w:sz w:val="20"/>
                <w:szCs w:val="20"/>
              </w:rPr>
              <w:t>indisponibilidade</w:t>
            </w:r>
            <w:r w:rsidR="003B5BD9" w:rsidRPr="00AC1968">
              <w:rPr>
                <w:sz w:val="20"/>
                <w:szCs w:val="20"/>
              </w:rPr>
              <w:t>.</w:t>
            </w:r>
          </w:p>
          <w:p w:rsidR="003B5BD9" w:rsidRPr="003B5BD9" w:rsidRDefault="003B5BD9" w:rsidP="003C00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AC1968" w:rsidRPr="00C4056A" w:rsidTr="0040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AC1968" w:rsidRDefault="00AC1968" w:rsidP="00BA4D7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Aprovar</w:t>
            </w:r>
          </w:p>
        </w:tc>
        <w:tc>
          <w:tcPr>
            <w:tcW w:w="6298" w:type="dxa"/>
          </w:tcPr>
          <w:p w:rsidR="00AC1968" w:rsidRDefault="00667F32" w:rsidP="00AC19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commentRangeStart w:id="77"/>
            <w:r>
              <w:rPr>
                <w:sz w:val="20"/>
                <w:szCs w:val="20"/>
              </w:rPr>
              <w:t>A aprovação deve ser realizada através da c</w:t>
            </w:r>
            <w:r w:rsidR="00B7738A">
              <w:rPr>
                <w:sz w:val="20"/>
                <w:szCs w:val="20"/>
              </w:rPr>
              <w:t>ategoria</w:t>
            </w:r>
            <w:r>
              <w:rPr>
                <w:sz w:val="20"/>
                <w:szCs w:val="20"/>
              </w:rPr>
              <w:t xml:space="preserve"> da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(RFC), conforme abaixo:</w:t>
            </w:r>
          </w:p>
          <w:p w:rsidR="00AC1968" w:rsidRDefault="00AC1968" w:rsidP="00AC19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7005CE" w:rsidRDefault="007005CE" w:rsidP="00902C72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commentRangeStart w:id="78"/>
            <w:del w:id="79" w:author="Marcela Dias" w:date="2016-10-28T11:14:00Z">
              <w:r w:rsidRPr="007005CE" w:rsidDel="0073712F">
                <w:rPr>
                  <w:sz w:val="20"/>
                  <w:szCs w:val="20"/>
                </w:rPr>
                <w:delText>Padrão</w:delText>
              </w:r>
              <w:commentRangeEnd w:id="78"/>
              <w:r w:rsidR="00E140D8" w:rsidDel="0073712F">
                <w:rPr>
                  <w:rStyle w:val="Refdecomentrio"/>
                </w:rPr>
                <w:commentReference w:id="78"/>
              </w:r>
              <w:r w:rsidRPr="007005CE" w:rsidDel="0073712F">
                <w:rPr>
                  <w:sz w:val="20"/>
                  <w:szCs w:val="20"/>
                </w:rPr>
                <w:delText xml:space="preserve">: </w:delText>
              </w:r>
            </w:del>
            <w:proofErr w:type="gramStart"/>
            <w:r w:rsidRPr="007005CE">
              <w:rPr>
                <w:sz w:val="20"/>
                <w:szCs w:val="20"/>
              </w:rPr>
              <w:t>pré</w:t>
            </w:r>
            <w:proofErr w:type="gramEnd"/>
            <w:r w:rsidRPr="007005CE">
              <w:rPr>
                <w:sz w:val="20"/>
                <w:szCs w:val="20"/>
              </w:rPr>
              <w:t>-aprovada com risco baixo, relativamente comum e que segue um procedimento ou instrução de trabalho;</w:t>
            </w:r>
          </w:p>
          <w:p w:rsidR="007005CE" w:rsidRPr="007005CE" w:rsidRDefault="007005CE" w:rsidP="00902C72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7005CE" w:rsidRDefault="007005CE" w:rsidP="00902C72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Normal: apresenta riscos desconhecidos e segue procedimentos ou instruções de trabalho não padronizado;</w:t>
            </w:r>
          </w:p>
          <w:p w:rsidR="007005CE" w:rsidRPr="007005CE" w:rsidRDefault="007005CE" w:rsidP="00902C72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7005CE" w:rsidRDefault="007005CE" w:rsidP="00902C72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Emergencial: não foi emitida no prazo para ser analisada pelo (CAB) e não está associada a um Incidente de alto impacto “</w:t>
            </w:r>
            <w:proofErr w:type="spellStart"/>
            <w:r w:rsidRPr="007F61FC">
              <w:rPr>
                <w:i/>
                <w:sz w:val="20"/>
                <w:szCs w:val="20"/>
              </w:rPr>
              <w:t>Blocker</w:t>
            </w:r>
            <w:proofErr w:type="spellEnd"/>
            <w:r w:rsidRPr="007005CE">
              <w:rPr>
                <w:sz w:val="20"/>
                <w:szCs w:val="20"/>
              </w:rPr>
              <w:t>”, porém precisa ser executada na data definida, para evitar que ocorra algum impacto ao negócio</w:t>
            </w:r>
            <w:r>
              <w:rPr>
                <w:sz w:val="20"/>
                <w:szCs w:val="20"/>
              </w:rPr>
              <w:t>;</w:t>
            </w:r>
          </w:p>
          <w:p w:rsidR="007005CE" w:rsidRPr="007005CE" w:rsidRDefault="007005CE" w:rsidP="00902C72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7005CE" w:rsidRPr="007005CE" w:rsidRDefault="009C1EEB" w:rsidP="00902C72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Retroativa</w:t>
            </w:r>
            <w:ins w:id="80" w:author="Marcela Dias" w:date="2016-10-28T11:15:00Z">
              <w:r w:rsidR="0073712F">
                <w:rPr>
                  <w:sz w:val="20"/>
                  <w:szCs w:val="20"/>
                </w:rPr>
                <w:t xml:space="preserve"> </w:t>
              </w:r>
              <w:proofErr w:type="gramStart"/>
              <w:r w:rsidR="0073712F">
                <w:rPr>
                  <w:sz w:val="20"/>
                  <w:szCs w:val="20"/>
                </w:rPr>
                <w:t xml:space="preserve">( </w:t>
              </w:r>
              <w:proofErr w:type="gramEnd"/>
              <w:r w:rsidR="0073712F">
                <w:rPr>
                  <w:sz w:val="20"/>
                  <w:szCs w:val="20"/>
                </w:rPr>
                <w:t>informativa)</w:t>
              </w:r>
            </w:ins>
            <w:r w:rsidR="007005CE" w:rsidRPr="007005CE">
              <w:rPr>
                <w:sz w:val="20"/>
                <w:szCs w:val="20"/>
              </w:rPr>
              <w:t>: precisa ser implementada o mais rápido possível para resolver um incidente de alto impacto “</w:t>
            </w:r>
            <w:proofErr w:type="spellStart"/>
            <w:r w:rsidR="007005CE" w:rsidRPr="007F61FC">
              <w:rPr>
                <w:i/>
                <w:sz w:val="20"/>
                <w:szCs w:val="20"/>
              </w:rPr>
              <w:t>Blocker</w:t>
            </w:r>
            <w:proofErr w:type="spellEnd"/>
            <w:r w:rsidR="007005CE" w:rsidRPr="007005CE">
              <w:rPr>
                <w:sz w:val="20"/>
                <w:szCs w:val="20"/>
              </w:rPr>
              <w:t xml:space="preserve">” ”, e </w:t>
            </w:r>
            <w:r w:rsidR="007005CE" w:rsidRPr="007005CE">
              <w:rPr>
                <w:sz w:val="20"/>
                <w:szCs w:val="20"/>
              </w:rPr>
              <w:lastRenderedPageBreak/>
              <w:t>pode ser registrada após a sua resolução.</w:t>
            </w:r>
            <w:commentRangeEnd w:id="77"/>
            <w:r w:rsidR="00E140D8">
              <w:rPr>
                <w:rStyle w:val="Refdecomentrio"/>
              </w:rPr>
              <w:commentReference w:id="77"/>
            </w:r>
          </w:p>
          <w:p w:rsidR="00AC1968" w:rsidRDefault="00AC1968" w:rsidP="00AC19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77A33" w:rsidRPr="00C4056A" w:rsidTr="00403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377A33" w:rsidRDefault="00377A33" w:rsidP="00BA4D7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lastRenderedPageBreak/>
              <w:t>Executar</w:t>
            </w:r>
          </w:p>
        </w:tc>
        <w:tc>
          <w:tcPr>
            <w:tcW w:w="6298" w:type="dxa"/>
          </w:tcPr>
          <w:p w:rsidR="00377A33" w:rsidRDefault="00377A33" w:rsidP="00377A3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 xml:space="preserve">executar 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</w:t>
            </w:r>
            <w:r w:rsidR="009720CF">
              <w:rPr>
                <w:sz w:val="20"/>
                <w:szCs w:val="20"/>
              </w:rPr>
              <w:t xml:space="preserve">após a aprovação do processo de Gerenciamento de Mudanças </w:t>
            </w:r>
            <w:r>
              <w:rPr>
                <w:sz w:val="20"/>
                <w:szCs w:val="20"/>
              </w:rPr>
              <w:t>conforme planejamento</w:t>
            </w:r>
            <w:r w:rsidRPr="002A2812">
              <w:rPr>
                <w:sz w:val="20"/>
                <w:szCs w:val="20"/>
              </w:rPr>
              <w:t xml:space="preserve">. </w:t>
            </w:r>
          </w:p>
          <w:p w:rsidR="00377A33" w:rsidRPr="003B5BD9" w:rsidRDefault="00377A33" w:rsidP="00667F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67F32" w:rsidRPr="00C4056A" w:rsidTr="0040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667F32" w:rsidRDefault="00667F32" w:rsidP="00BA4D7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Revisar e fechar</w:t>
            </w:r>
          </w:p>
        </w:tc>
        <w:tc>
          <w:tcPr>
            <w:tcW w:w="6298" w:type="dxa"/>
          </w:tcPr>
          <w:p w:rsidR="00667F32" w:rsidRDefault="00667F32" w:rsidP="00667F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commentRangeStart w:id="81"/>
            <w:r w:rsidRPr="00FA68AD">
              <w:rPr>
                <w:sz w:val="20"/>
                <w:szCs w:val="20"/>
                <w:highlight w:val="yellow"/>
                <w:rPrChange w:id="82" w:author="Marcela Dias" w:date="2016-10-28T10:47:00Z">
                  <w:rPr>
                    <w:sz w:val="20"/>
                    <w:szCs w:val="20"/>
                  </w:rPr>
                </w:rPrChange>
              </w:rPr>
              <w:t xml:space="preserve">O responsável pelo processo de Gerenciamento de Mudanças deve revisar a </w:t>
            </w:r>
            <w:proofErr w:type="spellStart"/>
            <w:r w:rsidRPr="00FA68AD">
              <w:rPr>
                <w:i/>
                <w:sz w:val="20"/>
                <w:szCs w:val="20"/>
                <w:highlight w:val="yellow"/>
                <w:rPrChange w:id="83" w:author="Marcela Dias" w:date="2016-10-28T10:47:00Z">
                  <w:rPr>
                    <w:i/>
                    <w:sz w:val="20"/>
                    <w:szCs w:val="20"/>
                  </w:rPr>
                </w:rPrChange>
              </w:rPr>
              <w:t>Request</w:t>
            </w:r>
            <w:proofErr w:type="spellEnd"/>
            <w:r w:rsidRPr="00FA68AD">
              <w:rPr>
                <w:i/>
                <w:sz w:val="20"/>
                <w:szCs w:val="20"/>
                <w:highlight w:val="yellow"/>
                <w:rPrChange w:id="84" w:author="Marcela Dias" w:date="2016-10-28T10:47:00Z">
                  <w:rPr>
                    <w:i/>
                    <w:sz w:val="20"/>
                    <w:szCs w:val="20"/>
                  </w:rPr>
                </w:rPrChange>
              </w:rPr>
              <w:t xml:space="preserve"> for </w:t>
            </w:r>
            <w:proofErr w:type="spellStart"/>
            <w:r w:rsidRPr="00FA68AD">
              <w:rPr>
                <w:i/>
                <w:sz w:val="20"/>
                <w:szCs w:val="20"/>
                <w:highlight w:val="yellow"/>
                <w:rPrChange w:id="85" w:author="Marcela Dias" w:date="2016-10-28T10:47:00Z">
                  <w:rPr>
                    <w:i/>
                    <w:sz w:val="20"/>
                    <w:szCs w:val="20"/>
                  </w:rPr>
                </w:rPrChange>
              </w:rPr>
              <w:t>Change</w:t>
            </w:r>
            <w:proofErr w:type="spellEnd"/>
            <w:r w:rsidRPr="00FA68AD">
              <w:rPr>
                <w:sz w:val="20"/>
                <w:szCs w:val="20"/>
                <w:highlight w:val="yellow"/>
                <w:rPrChange w:id="86" w:author="Marcela Dias" w:date="2016-10-28T10:47:00Z">
                  <w:rPr>
                    <w:sz w:val="20"/>
                    <w:szCs w:val="20"/>
                  </w:rPr>
                </w:rPrChange>
              </w:rPr>
              <w:t xml:space="preserve"> (RFC) </w:t>
            </w:r>
            <w:r w:rsidR="009720CF" w:rsidRPr="00FA68AD">
              <w:rPr>
                <w:sz w:val="20"/>
                <w:szCs w:val="20"/>
                <w:highlight w:val="yellow"/>
                <w:rPrChange w:id="87" w:author="Marcela Dias" w:date="2016-10-28T10:47:00Z">
                  <w:rPr>
                    <w:sz w:val="20"/>
                    <w:szCs w:val="20"/>
                  </w:rPr>
                </w:rPrChange>
              </w:rPr>
              <w:t xml:space="preserve">após a sua execução, com o objetivo de </w:t>
            </w:r>
            <w:r w:rsidRPr="00FA68AD">
              <w:rPr>
                <w:sz w:val="20"/>
                <w:szCs w:val="20"/>
                <w:highlight w:val="yellow"/>
                <w:rPrChange w:id="88" w:author="Marcela Dias" w:date="2016-10-28T10:47:00Z">
                  <w:rPr>
                    <w:sz w:val="20"/>
                    <w:szCs w:val="20"/>
                  </w:rPr>
                </w:rPrChange>
              </w:rPr>
              <w:t xml:space="preserve">confirmar que a mesma atingiu os seus </w:t>
            </w:r>
            <w:proofErr w:type="gramStart"/>
            <w:r w:rsidRPr="00FA68AD">
              <w:rPr>
                <w:sz w:val="20"/>
                <w:szCs w:val="20"/>
                <w:highlight w:val="yellow"/>
                <w:rPrChange w:id="89" w:author="Marcela Dias" w:date="2016-10-28T10:47:00Z">
                  <w:rPr>
                    <w:sz w:val="20"/>
                    <w:szCs w:val="20"/>
                  </w:rPr>
                </w:rPrChange>
              </w:rPr>
              <w:t>objetivos.</w:t>
            </w:r>
            <w:commentRangeEnd w:id="81"/>
            <w:proofErr w:type="gramEnd"/>
            <w:r w:rsidR="00E140D8" w:rsidRPr="00FA68AD">
              <w:rPr>
                <w:rStyle w:val="Refdecomentrio"/>
                <w:highlight w:val="yellow"/>
                <w:rPrChange w:id="90" w:author="Marcela Dias" w:date="2016-10-28T10:47:00Z">
                  <w:rPr>
                    <w:rStyle w:val="Refdecomentrio"/>
                  </w:rPr>
                </w:rPrChange>
              </w:rPr>
              <w:commentReference w:id="81"/>
            </w:r>
          </w:p>
          <w:p w:rsidR="00667F32" w:rsidRDefault="00667F32" w:rsidP="00667F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:rsidR="009758B2" w:rsidRDefault="009758B2">
      <w:pPr>
        <w:rPr>
          <w:rFonts w:eastAsia="Times New Roman" w:cstheme="minorHAnsi"/>
          <w:b/>
          <w:bCs/>
          <w:sz w:val="28"/>
          <w:szCs w:val="24"/>
        </w:rPr>
      </w:pPr>
    </w:p>
    <w:p w:rsidR="00893F9C" w:rsidRDefault="00893F9C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91" w:name="_Toc465347174"/>
      <w:r w:rsidRPr="00C4056A">
        <w:rPr>
          <w:rFonts w:asciiTheme="minorHAnsi" w:hAnsiTheme="minorHAnsi" w:cstheme="minorHAnsi"/>
          <w:sz w:val="28"/>
        </w:rPr>
        <w:t>Fluxo detalhado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Pr="00C4056A">
        <w:rPr>
          <w:rFonts w:asciiTheme="minorHAnsi" w:hAnsiTheme="minorHAnsi" w:cstheme="minorHAnsi"/>
          <w:sz w:val="28"/>
        </w:rPr>
        <w:t>”</w:t>
      </w:r>
      <w:bookmarkEnd w:id="91"/>
    </w:p>
    <w:p w:rsidR="00EC53F2" w:rsidRPr="00EC53F2" w:rsidRDefault="00EC53F2" w:rsidP="00EC53F2"/>
    <w:p w:rsidR="00E727D5" w:rsidRPr="00C4056A" w:rsidRDefault="003B4AD6">
      <w:pPr>
        <w:rPr>
          <w:rFonts w:eastAsia="Times New Roman" w:cstheme="minorHAnsi"/>
          <w:b/>
          <w:bCs/>
          <w:sz w:val="28"/>
          <w:szCs w:val="24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522657" wp14:editId="7D959E42">
                <wp:simplePos x="0" y="0"/>
                <wp:positionH relativeFrom="column">
                  <wp:posOffset>-3809</wp:posOffset>
                </wp:positionH>
                <wp:positionV relativeFrom="paragraph">
                  <wp:posOffset>19050</wp:posOffset>
                </wp:positionV>
                <wp:extent cx="6019800" cy="2209800"/>
                <wp:effectExtent l="0" t="0" r="19050" b="1905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2209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7DE66BD" id="Retângulo 39" o:spid="_x0000_s1026" style="position:absolute;margin-left:-.3pt;margin-top:1.5pt;width:474pt;height:17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" filled="f" strokecolor="#a5a5a5 [2092]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48C3FE4" wp14:editId="12E21428">
            <wp:extent cx="6066310" cy="22955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7450"/>
                    <a:stretch/>
                  </pic:blipFill>
                  <pic:spPr bwMode="auto">
                    <a:xfrm>
                      <a:off x="0" y="0"/>
                      <a:ext cx="6082709" cy="230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7783" w:rsidRPr="00C4056A" w:rsidRDefault="00437783">
      <w:pPr>
        <w:rPr>
          <w:rFonts w:eastAsia="Times New Roman" w:cstheme="minorHAnsi"/>
          <w:b/>
          <w:bCs/>
          <w:sz w:val="28"/>
          <w:szCs w:val="24"/>
        </w:rPr>
      </w:pPr>
    </w:p>
    <w:p w:rsidR="00C22A9D" w:rsidRDefault="00D44642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92" w:name="_Toc465347175"/>
      <w:commentRangeStart w:id="93"/>
      <w:r w:rsidRPr="00C4056A">
        <w:rPr>
          <w:rFonts w:asciiTheme="minorHAnsi" w:hAnsiTheme="minorHAnsi" w:cstheme="minorHAnsi"/>
          <w:sz w:val="28"/>
        </w:rPr>
        <w:t>Descrição</w:t>
      </w:r>
      <w:r w:rsidR="00C22A9D" w:rsidRPr="00C4056A">
        <w:rPr>
          <w:rFonts w:asciiTheme="minorHAnsi" w:hAnsiTheme="minorHAnsi" w:cstheme="minorHAnsi"/>
          <w:sz w:val="28"/>
        </w:rPr>
        <w:t xml:space="preserve"> </w:t>
      </w:r>
      <w:r w:rsidR="007E4A4A" w:rsidRPr="00C4056A">
        <w:rPr>
          <w:rFonts w:asciiTheme="minorHAnsi" w:hAnsiTheme="minorHAnsi" w:cstheme="minorHAnsi"/>
          <w:sz w:val="28"/>
        </w:rPr>
        <w:t>do Fluxo de</w:t>
      </w:r>
      <w:r w:rsidR="00B20380" w:rsidRPr="00C4056A">
        <w:rPr>
          <w:rFonts w:asciiTheme="minorHAnsi" w:hAnsiTheme="minorHAnsi" w:cstheme="minorHAnsi"/>
          <w:sz w:val="28"/>
        </w:rPr>
        <w:t>talhado</w:t>
      </w:r>
      <w:r w:rsidR="007E4A4A" w:rsidRPr="00C4056A">
        <w:rPr>
          <w:rFonts w:asciiTheme="minorHAnsi" w:hAnsiTheme="minorHAnsi" w:cstheme="minorHAnsi"/>
          <w:sz w:val="28"/>
        </w:rPr>
        <w:t xml:space="preserve">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="004A09CF" w:rsidRPr="00C4056A">
        <w:rPr>
          <w:rFonts w:asciiTheme="minorHAnsi" w:hAnsiTheme="minorHAnsi" w:cstheme="minorHAnsi"/>
          <w:sz w:val="28"/>
        </w:rPr>
        <w:t>”</w:t>
      </w:r>
      <w:bookmarkEnd w:id="92"/>
      <w:commentRangeEnd w:id="93"/>
      <w:r w:rsidR="00E140D8">
        <w:rPr>
          <w:rStyle w:val="Refdecomentrio"/>
          <w:rFonts w:asciiTheme="minorHAnsi" w:eastAsiaTheme="minorHAnsi" w:hAnsiTheme="minorHAnsi" w:cstheme="minorBidi"/>
          <w:b w:val="0"/>
          <w:bCs w:val="0"/>
        </w:rPr>
        <w:commentReference w:id="93"/>
      </w:r>
    </w:p>
    <w:p w:rsidR="00E22AB4" w:rsidRPr="00E22AB4" w:rsidRDefault="00E22AB4" w:rsidP="00E22AB4"/>
    <w:tbl>
      <w:tblPr>
        <w:tblStyle w:val="GridTable4Accent6"/>
        <w:tblW w:w="0" w:type="auto"/>
        <w:tblLook w:val="04A0" w:firstRow="1" w:lastRow="0" w:firstColumn="1" w:lastColumn="0" w:noHBand="0" w:noVBand="1"/>
      </w:tblPr>
      <w:tblGrid>
        <w:gridCol w:w="1797"/>
        <w:gridCol w:w="6697"/>
      </w:tblGrid>
      <w:tr w:rsidR="00D44642" w:rsidRPr="00C4056A" w:rsidTr="00411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:rsidR="00D44642" w:rsidRPr="00C4056A" w:rsidRDefault="00D44642" w:rsidP="00D4464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697" w:type="dxa"/>
          </w:tcPr>
          <w:p w:rsidR="00D44642" w:rsidRPr="00C4056A" w:rsidRDefault="00D44642" w:rsidP="00D44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595968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595968" w:rsidRPr="00C4056A" w:rsidRDefault="00AE04BA" w:rsidP="00064AE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E04BA">
              <w:rPr>
                <w:rFonts w:cstheme="minorHAnsi"/>
                <w:b w:val="0"/>
                <w:sz w:val="20"/>
                <w:szCs w:val="20"/>
              </w:rPr>
              <w:t>Registrar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registrar</w:t>
            </w:r>
            <w:r w:rsidRPr="002A28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 </w:t>
            </w:r>
            <w:proofErr w:type="spellStart"/>
            <w:r w:rsidRPr="00B7738A">
              <w:rPr>
                <w:i/>
                <w:sz w:val="20"/>
                <w:szCs w:val="20"/>
              </w:rPr>
              <w:t>Request</w:t>
            </w:r>
            <w:proofErr w:type="spellEnd"/>
            <w:r w:rsidRPr="00B7738A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7738A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</w:t>
            </w:r>
            <w:r w:rsidRPr="002A2812">
              <w:rPr>
                <w:sz w:val="20"/>
                <w:szCs w:val="20"/>
              </w:rPr>
              <w:t xml:space="preserve">na ferramenta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 w:rsidRPr="002A2812">
              <w:rPr>
                <w:sz w:val="20"/>
                <w:szCs w:val="20"/>
              </w:rPr>
              <w:t xml:space="preserve">, respeitando um </w:t>
            </w:r>
            <w:r>
              <w:rPr>
                <w:sz w:val="20"/>
                <w:szCs w:val="20"/>
              </w:rPr>
              <w:t>conjunto</w:t>
            </w:r>
            <w:r w:rsidRPr="002A2812">
              <w:rPr>
                <w:sz w:val="20"/>
                <w:szCs w:val="20"/>
              </w:rPr>
              <w:t xml:space="preserve"> mínimo de informações necessárias para dar continuidade ao processo. 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</w:t>
            </w:r>
            <w:r w:rsidRPr="002A2812">
              <w:rPr>
                <w:sz w:val="20"/>
                <w:szCs w:val="20"/>
              </w:rPr>
              <w:t xml:space="preserve">cada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deve</w:t>
            </w:r>
            <w:r w:rsidRPr="002A2812">
              <w:rPr>
                <w:sz w:val="20"/>
                <w:szCs w:val="20"/>
              </w:rPr>
              <w:t xml:space="preserve"> ser atribuído um identificador único de acordo com sua ordem cronológica.</w:t>
            </w:r>
            <w:r>
              <w:rPr>
                <w:sz w:val="20"/>
                <w:szCs w:val="20"/>
              </w:rPr>
              <w:t xml:space="preserve"> </w:t>
            </w:r>
          </w:p>
          <w:p w:rsidR="00595968" w:rsidRPr="00C4056A" w:rsidRDefault="00595968" w:rsidP="009946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AE04BA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Classificar e priorizar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classificar e priorizar</w:t>
            </w:r>
            <w:r w:rsidRPr="003B5BD9">
              <w:rPr>
                <w:sz w:val="20"/>
                <w:szCs w:val="20"/>
              </w:rPr>
              <w:t xml:space="preserve"> 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>A categoria depende do impacto</w:t>
            </w:r>
            <w:r>
              <w:rPr>
                <w:sz w:val="20"/>
                <w:szCs w:val="20"/>
              </w:rPr>
              <w:t xml:space="preserve"> e risco </w:t>
            </w:r>
            <w:r w:rsidRPr="003B5BD9">
              <w:rPr>
                <w:sz w:val="20"/>
                <w:szCs w:val="20"/>
              </w:rPr>
              <w:t xml:space="preserve">que </w:t>
            </w:r>
            <w:r>
              <w:rPr>
                <w:sz w:val="20"/>
                <w:szCs w:val="20"/>
              </w:rPr>
              <w:t>pode gerar no ambiente de produção</w:t>
            </w:r>
            <w:r w:rsidRPr="003B5BD9">
              <w:rPr>
                <w:sz w:val="20"/>
                <w:szCs w:val="20"/>
              </w:rPr>
              <w:t xml:space="preserve">. 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B24D73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lastRenderedPageBreak/>
              <w:t>Enviar para avaliação</w:t>
            </w:r>
          </w:p>
        </w:tc>
        <w:tc>
          <w:tcPr>
            <w:tcW w:w="6697" w:type="dxa"/>
          </w:tcPr>
          <w:p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após preencher 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deve enviar para avaliação do responsável do processo de Gerenciamento de Mudanças.</w:t>
            </w:r>
          </w:p>
          <w:p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B24D73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Avaliar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avaliar todas as</w:t>
            </w:r>
            <w:r w:rsidRPr="00AC1968">
              <w:rPr>
                <w:sz w:val="20"/>
                <w:szCs w:val="20"/>
              </w:rPr>
              <w:t xml:space="preserve">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registradas na ferramenta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 w:rsidRPr="00AC196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suas tarefas / atividades, plano de retorno, se haverá ou não indisponibilidade</w:t>
            </w:r>
            <w:r w:rsidRPr="00AC1968">
              <w:rPr>
                <w:sz w:val="20"/>
                <w:szCs w:val="20"/>
              </w:rPr>
              <w:t>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3C00B1">
              <w:rPr>
                <w:sz w:val="20"/>
                <w:szCs w:val="20"/>
              </w:rPr>
              <w:t>Solicitar ajustes ao solicitante</w:t>
            </w:r>
            <w:r>
              <w:rPr>
                <w:sz w:val="20"/>
                <w:szCs w:val="20"/>
              </w:rPr>
              <w:t>: caso seja necessário solicitar ajustes,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solicitar ajustes da</w:t>
            </w:r>
            <w:r w:rsidRPr="00AC1968">
              <w:rPr>
                <w:sz w:val="20"/>
                <w:szCs w:val="20"/>
              </w:rPr>
              <w:t xml:space="preserve">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para o solicitante.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Verificar a categoria da </w:t>
            </w:r>
            <w:proofErr w:type="spellStart"/>
            <w:r w:rsidRPr="003C00B1">
              <w:rPr>
                <w:i/>
                <w:sz w:val="20"/>
                <w:szCs w:val="20"/>
              </w:rPr>
              <w:t>Request</w:t>
            </w:r>
            <w:proofErr w:type="spellEnd"/>
            <w:r w:rsidRPr="003C00B1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C00B1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(RFC): caso não seja necessário solicitar ajustes,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</w:t>
            </w:r>
            <w:r>
              <w:rPr>
                <w:sz w:val="20"/>
                <w:szCs w:val="20"/>
              </w:rPr>
              <w:t xml:space="preserve"> validar qual é a categoria da </w:t>
            </w:r>
            <w:proofErr w:type="spellStart"/>
            <w:r w:rsidRPr="003C00B1">
              <w:rPr>
                <w:i/>
                <w:sz w:val="20"/>
                <w:szCs w:val="20"/>
              </w:rPr>
              <w:t>Request</w:t>
            </w:r>
            <w:proofErr w:type="spellEnd"/>
            <w:r w:rsidRPr="003C00B1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C00B1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61166F" w:rsidRDefault="0061166F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Padrão: pré-aprovada com risco baixo, relativamente comum e que segue um procedimento ou instrução de trabalho;</w:t>
            </w:r>
          </w:p>
          <w:p w:rsidR="0061166F" w:rsidRPr="007005CE" w:rsidRDefault="0061166F" w:rsidP="0061166F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61166F" w:rsidRDefault="0061166F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Normal: apresenta riscos desconhecidos e segue procedimentos ou instruções de trabalho não padronizado;</w:t>
            </w:r>
          </w:p>
          <w:p w:rsidR="0061166F" w:rsidRPr="007005CE" w:rsidRDefault="0061166F" w:rsidP="0061166F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61166F" w:rsidRDefault="0061166F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Emergencial: não foi emitida no prazo para ser analisada pelo (CAB) e não está associada a um Incidente de alto impacto “</w:t>
            </w:r>
            <w:proofErr w:type="spellStart"/>
            <w:r w:rsidRPr="007F61FC">
              <w:rPr>
                <w:i/>
                <w:sz w:val="20"/>
                <w:szCs w:val="20"/>
              </w:rPr>
              <w:t>Blocker</w:t>
            </w:r>
            <w:proofErr w:type="spellEnd"/>
            <w:r w:rsidRPr="007005CE">
              <w:rPr>
                <w:sz w:val="20"/>
                <w:szCs w:val="20"/>
              </w:rPr>
              <w:t>”, porém precisa ser executada na data definida, para evitar que ocorra algum impacto ao negócio</w:t>
            </w:r>
            <w:r>
              <w:rPr>
                <w:sz w:val="20"/>
                <w:szCs w:val="20"/>
              </w:rPr>
              <w:t>;</w:t>
            </w:r>
          </w:p>
          <w:p w:rsidR="0061166F" w:rsidRPr="007005CE" w:rsidRDefault="0061166F" w:rsidP="0061166F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61166F" w:rsidRPr="007005CE" w:rsidRDefault="009C1EEB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Retroativa</w:t>
            </w:r>
            <w:r w:rsidR="0061166F" w:rsidRPr="007005CE">
              <w:rPr>
                <w:sz w:val="20"/>
                <w:szCs w:val="20"/>
              </w:rPr>
              <w:t>: precisa ser implementada o mais rápido possível para resolver um incidente de alto impacto “</w:t>
            </w:r>
            <w:proofErr w:type="spellStart"/>
            <w:r w:rsidR="0061166F" w:rsidRPr="007F61FC">
              <w:rPr>
                <w:i/>
                <w:sz w:val="20"/>
                <w:szCs w:val="20"/>
              </w:rPr>
              <w:t>Blocker</w:t>
            </w:r>
            <w:proofErr w:type="spellEnd"/>
            <w:r w:rsidR="0061166F" w:rsidRPr="007005CE">
              <w:rPr>
                <w:sz w:val="20"/>
                <w:szCs w:val="20"/>
              </w:rPr>
              <w:t>” ”</w:t>
            </w:r>
            <w:proofErr w:type="gramEnd"/>
            <w:r w:rsidR="0061166F" w:rsidRPr="007005CE">
              <w:rPr>
                <w:sz w:val="20"/>
                <w:szCs w:val="20"/>
              </w:rPr>
              <w:t>, e pode ser registrada após a sua resolução.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3C00B1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C00B1">
              <w:rPr>
                <w:rFonts w:cstheme="minorHAnsi"/>
                <w:b w:val="0"/>
                <w:sz w:val="20"/>
                <w:szCs w:val="20"/>
              </w:rPr>
              <w:t>Solicitar ajustes ao solicitante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solicitar ajustes da</w:t>
            </w:r>
            <w:r w:rsidRPr="00AC1968">
              <w:rPr>
                <w:sz w:val="20"/>
                <w:szCs w:val="20"/>
              </w:rPr>
              <w:t xml:space="preserve">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</w:t>
            </w:r>
            <w:r w:rsidRPr="00AC1968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caso seja necessário.</w:t>
            </w:r>
          </w:p>
          <w:p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3C00B1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Ajustar e enviar para reavaliação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ajustar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e enviar para reavaliação do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</w:t>
            </w:r>
            <w:r w:rsidR="00FF1DD5">
              <w:rPr>
                <w:sz w:val="20"/>
                <w:szCs w:val="20"/>
              </w:rPr>
              <w:t xml:space="preserve"> ao término.</w:t>
            </w:r>
          </w:p>
          <w:p w:rsidR="009720CF" w:rsidRPr="003B5BD9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Solicitar aprovação do ECAB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</w:t>
            </w:r>
            <w:r w:rsidR="0061166F">
              <w:rPr>
                <w:sz w:val="20"/>
                <w:szCs w:val="20"/>
              </w:rPr>
              <w:t>a</w:t>
            </w:r>
            <w:r w:rsidR="0061166F" w:rsidRPr="003B5BD9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="0061166F"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="0061166F"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1166F" w:rsidRPr="003B5BD9">
              <w:rPr>
                <w:i/>
                <w:sz w:val="20"/>
                <w:szCs w:val="20"/>
              </w:rPr>
              <w:t>Change</w:t>
            </w:r>
            <w:proofErr w:type="spellEnd"/>
            <w:r w:rsidR="0061166F">
              <w:rPr>
                <w:sz w:val="20"/>
                <w:szCs w:val="20"/>
              </w:rPr>
              <w:t xml:space="preserve"> (RFC) </w:t>
            </w:r>
            <w:r>
              <w:rPr>
                <w:sz w:val="20"/>
                <w:szCs w:val="20"/>
              </w:rPr>
              <w:t>seja da categoria Emergencial,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enviar para análise e do Comitê Consultivo de Mudanças Emergencial (ECAB).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Comitê Consultivo de Mudanças Emergencial (ECAB) deve analisar</w:t>
            </w:r>
            <w:r w:rsidR="00FF1DD5">
              <w:rPr>
                <w:sz w:val="20"/>
                <w:szCs w:val="20"/>
              </w:rPr>
              <w:t xml:space="preserve"> e informar o parecer em relação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tenha sido aprovado pelo Comitê Consultivo de Mudanças Emergencial (ECAB), deve ser executada conforme planejado.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Reprovar a</w:t>
            </w:r>
            <w:r w:rsidRPr="00C363DD">
              <w:rPr>
                <w:sz w:val="20"/>
                <w:szCs w:val="20"/>
              </w:rPr>
              <w:t xml:space="preserve"> RFC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não tenha sido aprovad</w:t>
            </w:r>
            <w:r w:rsidR="00FF1DD5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pelo Comitê Consultivo de Mudanças Emergencial (ECAB), o responsável pelo processo de Gerenciamento de Mudanças deve reprova-la</w:t>
            </w:r>
            <w:r w:rsidR="00FF1DD5">
              <w:rPr>
                <w:sz w:val="20"/>
                <w:szCs w:val="20"/>
              </w:rPr>
              <w:t xml:space="preserve"> na ferramenta </w:t>
            </w:r>
            <w:proofErr w:type="spellStart"/>
            <w:r w:rsidR="00FF1DD5">
              <w:rPr>
                <w:sz w:val="20"/>
                <w:szCs w:val="20"/>
              </w:rPr>
              <w:t>Jira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lastRenderedPageBreak/>
              <w:t>Executar a RFC conforme planejado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</w:t>
            </w:r>
            <w:r w:rsidR="002D7FA4">
              <w:rPr>
                <w:sz w:val="20"/>
                <w:szCs w:val="20"/>
              </w:rPr>
              <w:t xml:space="preserve"> de categoria </w:t>
            </w:r>
            <w:r>
              <w:rPr>
                <w:sz w:val="20"/>
                <w:szCs w:val="20"/>
              </w:rPr>
              <w:t>Emergencial, conforme planejado, caso tenha sido aprovada pelo Comitê Consultivo de Mudanças Emergencial (ECAB).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7C0BB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Emergencial (ECAB) deve reprovar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</w:t>
            </w:r>
            <w:r w:rsidR="002D7FA4">
              <w:rPr>
                <w:sz w:val="20"/>
                <w:szCs w:val="20"/>
              </w:rPr>
              <w:t xml:space="preserve">de categoria </w:t>
            </w:r>
            <w:r>
              <w:rPr>
                <w:sz w:val="20"/>
                <w:szCs w:val="20"/>
              </w:rPr>
              <w:t>Emergencial, caso não tenha sido aprovada pelo Comitê Consultivo de Mudanças Emergencial (ECAB).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rFonts w:cstheme="minorHAnsi"/>
                <w:b w:val="0"/>
                <w:sz w:val="20"/>
                <w:szCs w:val="20"/>
              </w:rPr>
              <w:t>Solicitar aprovação do CAB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</w:t>
            </w:r>
            <w:r w:rsidR="002D7FA4">
              <w:rPr>
                <w:sz w:val="20"/>
                <w:szCs w:val="20"/>
              </w:rPr>
              <w:t xml:space="preserve">a </w:t>
            </w:r>
            <w:proofErr w:type="spellStart"/>
            <w:r w:rsidR="002D7FA4"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="002D7FA4"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2D7FA4" w:rsidRPr="00B4040F">
              <w:rPr>
                <w:i/>
                <w:sz w:val="20"/>
                <w:szCs w:val="20"/>
              </w:rPr>
              <w:t>Change</w:t>
            </w:r>
            <w:proofErr w:type="spellEnd"/>
            <w:r w:rsidR="002D7FA4">
              <w:rPr>
                <w:sz w:val="20"/>
                <w:szCs w:val="20"/>
              </w:rPr>
              <w:t xml:space="preserve"> (RFC) </w:t>
            </w:r>
            <w:r>
              <w:rPr>
                <w:sz w:val="20"/>
                <w:szCs w:val="20"/>
              </w:rPr>
              <w:t>seja da categoria Normal,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enviar para análise e do Comitê Consultivo de Mudanças (CAB).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(CAB) deve analisar e informar o parecer em relação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tenha sido aprovado pelo Comitê Consultivo de Mudanças (CAB), deve ser executada conforme planejado.</w:t>
            </w:r>
          </w:p>
          <w:p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Reprovar a</w:t>
            </w:r>
            <w:r w:rsidRPr="00C363DD">
              <w:rPr>
                <w:sz w:val="20"/>
                <w:szCs w:val="20"/>
              </w:rPr>
              <w:t xml:space="preserve"> RFC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não tenha sido aprovada pelo Comitê Consultivo de Mudanças (CAB), o responsável pelo processo de Gerenciamento de Mudanças deve reprova-la na ferramenta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Normal, conforme planejado, caso tenha sido aprovada pelo Comitê Consultivo de Mudanças (CAB).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(CAB) deve reprovar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</w:t>
            </w:r>
            <w:r w:rsidR="002D7FA4">
              <w:rPr>
                <w:sz w:val="20"/>
                <w:szCs w:val="20"/>
              </w:rPr>
              <w:t xml:space="preserve">de categoria </w:t>
            </w:r>
            <w:r>
              <w:rPr>
                <w:sz w:val="20"/>
                <w:szCs w:val="20"/>
              </w:rPr>
              <w:t>Normal, caso não tenha sido aprovada pelo Comi</w:t>
            </w:r>
            <w:r w:rsidR="00FF1DD5">
              <w:rPr>
                <w:sz w:val="20"/>
                <w:szCs w:val="20"/>
              </w:rPr>
              <w:t>tê Consultivo de Mudanças (CAB).</w:t>
            </w:r>
          </w:p>
          <w:p w:rsidR="00FF1DD5" w:rsidRDefault="00FF1DD5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FF1DD5" w:rsidRDefault="00FF1DD5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todas as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</w:t>
            </w:r>
            <w:proofErr w:type="gramStart"/>
            <w:r>
              <w:rPr>
                <w:sz w:val="20"/>
                <w:szCs w:val="20"/>
              </w:rPr>
              <w:t>Normal avaliadas</w:t>
            </w:r>
            <w:proofErr w:type="gramEnd"/>
            <w:r>
              <w:rPr>
                <w:sz w:val="20"/>
                <w:szCs w:val="20"/>
              </w:rPr>
              <w:t xml:space="preserve"> devem ser registradas na ata de reunião.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C363DD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D64667">
              <w:rPr>
                <w:b w:val="0"/>
                <w:sz w:val="20"/>
                <w:szCs w:val="20"/>
              </w:rPr>
              <w:t>Criar e enviar a ata da reunião de CAB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responsável pelo processo de Gerenciamento de Mudanças deve criar e enviar a ata da reunião do Comitê Consultivo de Mudan</w:t>
            </w:r>
            <w:r w:rsidR="00FF1DD5">
              <w:rPr>
                <w:sz w:val="20"/>
                <w:szCs w:val="20"/>
              </w:rPr>
              <w:t xml:space="preserve">ças (CAB) ao término da reunião com todas as </w:t>
            </w:r>
            <w:proofErr w:type="spellStart"/>
            <w:r w:rsidR="00FF1DD5"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="00FF1DD5"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FF1DD5" w:rsidRPr="00B4040F">
              <w:rPr>
                <w:i/>
                <w:sz w:val="20"/>
                <w:szCs w:val="20"/>
              </w:rPr>
              <w:t>Change</w:t>
            </w:r>
            <w:proofErr w:type="spellEnd"/>
            <w:r w:rsidR="00FF1DD5">
              <w:rPr>
                <w:sz w:val="20"/>
                <w:szCs w:val="20"/>
              </w:rPr>
              <w:t xml:space="preserve"> (RFC) </w:t>
            </w:r>
            <w:proofErr w:type="gramStart"/>
            <w:r w:rsidR="00FF1DD5">
              <w:rPr>
                <w:sz w:val="20"/>
                <w:szCs w:val="20"/>
              </w:rPr>
              <w:t>Normal avaliadas</w:t>
            </w:r>
            <w:proofErr w:type="gramEnd"/>
            <w:r w:rsidR="00FF1DD5">
              <w:rPr>
                <w:sz w:val="20"/>
                <w:szCs w:val="20"/>
              </w:rPr>
              <w:t>.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responsável pelo processo de Gerenciamento de Mudanças deve analisar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não seja Emergencial ou Normal, pode ser executada pelo solicitante sem aprovação do processo de Gerenciamento de Mudanças.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6697" w:type="dxa"/>
          </w:tcPr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Padrão</w:t>
            </w:r>
            <w:r w:rsidR="002D7FA4">
              <w:rPr>
                <w:sz w:val="20"/>
                <w:szCs w:val="20"/>
              </w:rPr>
              <w:t xml:space="preserve"> ou </w:t>
            </w:r>
            <w:r w:rsidR="009C1EEB">
              <w:rPr>
                <w:sz w:val="20"/>
                <w:szCs w:val="20"/>
              </w:rPr>
              <w:t>Retroativa</w:t>
            </w:r>
            <w:r>
              <w:rPr>
                <w:sz w:val="20"/>
                <w:szCs w:val="20"/>
              </w:rPr>
              <w:t>, conforme planejado.</w:t>
            </w:r>
          </w:p>
          <w:p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720CF" w:rsidRPr="007C0BB8" w:rsidRDefault="009720CF" w:rsidP="009720CF">
            <w:pPr>
              <w:jc w:val="center"/>
              <w:rPr>
                <w:b w:val="0"/>
                <w:sz w:val="20"/>
                <w:szCs w:val="20"/>
              </w:rPr>
            </w:pPr>
            <w:r w:rsidRPr="007951B2">
              <w:rPr>
                <w:b w:val="0"/>
                <w:sz w:val="20"/>
                <w:szCs w:val="20"/>
              </w:rPr>
              <w:t>Revisar e fechar a RFC</w:t>
            </w:r>
          </w:p>
        </w:tc>
        <w:tc>
          <w:tcPr>
            <w:tcW w:w="6697" w:type="dxa"/>
          </w:tcPr>
          <w:p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</w:t>
            </w:r>
            <w:r>
              <w:rPr>
                <w:sz w:val="20"/>
                <w:szCs w:val="20"/>
              </w:rPr>
              <w:t>deve</w:t>
            </w:r>
            <w:r w:rsidRPr="00137E2A">
              <w:rPr>
                <w:sz w:val="20"/>
                <w:szCs w:val="20"/>
              </w:rPr>
              <w:t xml:space="preserve"> revisar 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</w:t>
            </w:r>
            <w:r w:rsidRPr="00137E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após a sua execução, com o objetivo de </w:t>
            </w:r>
            <w:r w:rsidRPr="00137E2A">
              <w:rPr>
                <w:sz w:val="20"/>
                <w:szCs w:val="20"/>
              </w:rPr>
              <w:t xml:space="preserve">confirmar que a </w:t>
            </w:r>
            <w:r>
              <w:rPr>
                <w:sz w:val="20"/>
                <w:szCs w:val="20"/>
              </w:rPr>
              <w:t>mesma atingiu os seus objetivos.</w:t>
            </w: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as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podem ser fechadas com os status:</w:t>
            </w:r>
          </w:p>
          <w:p w:rsidR="009720CF" w:rsidRDefault="009F44DB" w:rsidP="009F44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Executada com sucesso e sem sucesso.</w:t>
            </w:r>
          </w:p>
          <w:p w:rsidR="00E22AB4" w:rsidRDefault="00E22AB4" w:rsidP="009F44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:rsidR="00E22AB4" w:rsidRDefault="00E22AB4" w:rsidP="00E22AB4">
      <w:pPr>
        <w:pStyle w:val="Ttulo1"/>
        <w:rPr>
          <w:rFonts w:asciiTheme="minorHAnsi" w:hAnsiTheme="minorHAnsi" w:cstheme="minorHAnsi"/>
          <w:sz w:val="28"/>
        </w:rPr>
      </w:pPr>
    </w:p>
    <w:p w:rsidR="002842AB" w:rsidRPr="00B146B8" w:rsidRDefault="002842AB" w:rsidP="0004286A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94" w:name="_Toc465347176"/>
      <w:r w:rsidRPr="00C4056A">
        <w:rPr>
          <w:rFonts w:asciiTheme="minorHAnsi" w:hAnsiTheme="minorHAnsi" w:cstheme="minorHAnsi"/>
          <w:sz w:val="28"/>
        </w:rPr>
        <w:t>Matriz RACI</w:t>
      </w:r>
      <w:bookmarkEnd w:id="94"/>
      <w:r w:rsidR="00B146B8">
        <w:rPr>
          <w:rFonts w:asciiTheme="minorHAnsi" w:hAnsiTheme="minorHAnsi" w:cstheme="minorHAnsi"/>
          <w:sz w:val="28"/>
        </w:rPr>
        <w:t xml:space="preserve"> </w:t>
      </w:r>
    </w:p>
    <w:p w:rsidR="002842AB" w:rsidRPr="00C4056A" w:rsidRDefault="002842AB" w:rsidP="002842AB">
      <w:pPr>
        <w:pStyle w:val="PargrafodaLista"/>
        <w:rPr>
          <w:rFonts w:cstheme="minorHAnsi"/>
        </w:rPr>
      </w:pPr>
    </w:p>
    <w:tbl>
      <w:tblPr>
        <w:tblStyle w:val="GridTable4Accent6"/>
        <w:tblW w:w="8642" w:type="dxa"/>
        <w:tblLayout w:type="fixed"/>
        <w:tblLook w:val="04A0" w:firstRow="1" w:lastRow="0" w:firstColumn="1" w:lastColumn="0" w:noHBand="0" w:noVBand="1"/>
      </w:tblPr>
      <w:tblGrid>
        <w:gridCol w:w="2689"/>
        <w:gridCol w:w="708"/>
        <w:gridCol w:w="1276"/>
        <w:gridCol w:w="1559"/>
        <w:gridCol w:w="1276"/>
        <w:gridCol w:w="1134"/>
      </w:tblGrid>
      <w:tr w:rsidR="007951B2" w:rsidRPr="00C4056A" w:rsidTr="00795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C4056A" w:rsidRDefault="007951B2" w:rsidP="00663651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708" w:type="dxa"/>
            <w:vAlign w:val="center"/>
          </w:tcPr>
          <w:p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CIO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Tecnologia da Informação</w:t>
            </w:r>
          </w:p>
        </w:tc>
        <w:tc>
          <w:tcPr>
            <w:tcW w:w="1559" w:type="dxa"/>
            <w:vAlign w:val="center"/>
          </w:tcPr>
          <w:p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Ger. de Mudanças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CAB</w:t>
            </w:r>
          </w:p>
        </w:tc>
        <w:tc>
          <w:tcPr>
            <w:tcW w:w="1134" w:type="dxa"/>
            <w:vAlign w:val="center"/>
          </w:tcPr>
          <w:p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ECAB</w:t>
            </w:r>
          </w:p>
        </w:tc>
      </w:tr>
      <w:tr w:rsidR="007951B2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C4056A" w:rsidRDefault="007951B2" w:rsidP="00414BBC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Responsável pelo sucesso do processo</w:t>
            </w:r>
          </w:p>
        </w:tc>
        <w:tc>
          <w:tcPr>
            <w:tcW w:w="708" w:type="dxa"/>
            <w:vAlign w:val="center"/>
          </w:tcPr>
          <w:p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C4056A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E04BA">
              <w:rPr>
                <w:rFonts w:cstheme="minorHAnsi"/>
                <w:b w:val="0"/>
                <w:sz w:val="20"/>
                <w:szCs w:val="20"/>
              </w:rPr>
              <w:t>Registrar a RFC</w:t>
            </w:r>
          </w:p>
        </w:tc>
        <w:tc>
          <w:tcPr>
            <w:tcW w:w="708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AE04BA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Classificar e priorizar a RFC</w:t>
            </w:r>
          </w:p>
        </w:tc>
        <w:tc>
          <w:tcPr>
            <w:tcW w:w="708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D64667" w:rsidRPr="00B24D73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Enviar para avaliação</w:t>
            </w:r>
          </w:p>
        </w:tc>
        <w:tc>
          <w:tcPr>
            <w:tcW w:w="708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B24D73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Avaliar a RFC</w:t>
            </w:r>
          </w:p>
        </w:tc>
        <w:tc>
          <w:tcPr>
            <w:tcW w:w="708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3C00B1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C00B1">
              <w:rPr>
                <w:rFonts w:cstheme="minorHAnsi"/>
                <w:b w:val="0"/>
                <w:sz w:val="20"/>
                <w:szCs w:val="20"/>
              </w:rPr>
              <w:t>Solicitar ajustes ao solicitante</w:t>
            </w:r>
          </w:p>
        </w:tc>
        <w:tc>
          <w:tcPr>
            <w:tcW w:w="708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559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3C00B1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Ajustar e enviar para reavaliação a RFC</w:t>
            </w:r>
          </w:p>
        </w:tc>
        <w:tc>
          <w:tcPr>
            <w:tcW w:w="708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B4040F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Solicitar aprovação do ECAB</w:t>
            </w:r>
          </w:p>
        </w:tc>
        <w:tc>
          <w:tcPr>
            <w:tcW w:w="708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</w:tr>
      <w:tr w:rsidR="007951B2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B4040F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708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134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</w:tr>
      <w:tr w:rsidR="007951B2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7951B2" w:rsidRPr="007C0BB8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708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D64667" w:rsidRPr="007C0BB8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708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134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</w:tr>
      <w:tr w:rsidR="00D64667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D64667" w:rsidRPr="007C0BB8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rFonts w:cstheme="minorHAnsi"/>
                <w:b w:val="0"/>
                <w:sz w:val="20"/>
                <w:szCs w:val="20"/>
              </w:rPr>
              <w:t>Solicitar aprovação do CAB</w:t>
            </w:r>
          </w:p>
        </w:tc>
        <w:tc>
          <w:tcPr>
            <w:tcW w:w="708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D64667" w:rsidRPr="00D64667" w:rsidRDefault="00D64667" w:rsidP="00D64667">
            <w:pPr>
              <w:jc w:val="center"/>
              <w:rPr>
                <w:b w:val="0"/>
                <w:sz w:val="20"/>
                <w:szCs w:val="20"/>
              </w:rPr>
            </w:pPr>
            <w:r w:rsidRPr="00D64667">
              <w:rPr>
                <w:b w:val="0"/>
                <w:sz w:val="20"/>
                <w:szCs w:val="20"/>
              </w:rPr>
              <w:t>Criar e enviar a ata da reunião de CAB</w:t>
            </w:r>
          </w:p>
        </w:tc>
        <w:tc>
          <w:tcPr>
            <w:tcW w:w="708" w:type="dxa"/>
            <w:vAlign w:val="center"/>
          </w:tcPr>
          <w:p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76" w:type="dxa"/>
            <w:vAlign w:val="center"/>
          </w:tcPr>
          <w:p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134" w:type="dxa"/>
            <w:vAlign w:val="center"/>
          </w:tcPr>
          <w:p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D64667" w:rsidRPr="007C0BB8" w:rsidRDefault="00D64667" w:rsidP="00D64667">
            <w:pPr>
              <w:jc w:val="center"/>
              <w:rPr>
                <w:b w:val="0"/>
                <w:sz w:val="20"/>
                <w:szCs w:val="20"/>
              </w:rPr>
            </w:pPr>
            <w:r w:rsidRPr="007951B2">
              <w:rPr>
                <w:b w:val="0"/>
                <w:sz w:val="20"/>
                <w:szCs w:val="20"/>
              </w:rPr>
              <w:t>Revisar e fechar a RFC</w:t>
            </w:r>
          </w:p>
        </w:tc>
        <w:tc>
          <w:tcPr>
            <w:tcW w:w="708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</w:tbl>
    <w:p w:rsidR="00FF1DD5" w:rsidRDefault="00FF1DD5">
      <w:pPr>
        <w:rPr>
          <w:rFonts w:eastAsia="Times New Roman" w:cstheme="minorHAnsi"/>
          <w:b/>
          <w:bCs/>
          <w:sz w:val="28"/>
          <w:szCs w:val="24"/>
        </w:rPr>
      </w:pPr>
    </w:p>
    <w:p w:rsidR="000F17AB" w:rsidRPr="00C4056A" w:rsidRDefault="000F17AB" w:rsidP="008D2F5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95" w:name="_Toc465347177"/>
      <w:r w:rsidRPr="00C4056A">
        <w:rPr>
          <w:rFonts w:asciiTheme="minorHAnsi" w:hAnsiTheme="minorHAnsi" w:cstheme="minorHAnsi"/>
          <w:sz w:val="28"/>
        </w:rPr>
        <w:t>Indicadores</w:t>
      </w:r>
      <w:bookmarkEnd w:id="95"/>
    </w:p>
    <w:p w:rsidR="000F17AB" w:rsidRPr="00C4056A" w:rsidRDefault="00895229" w:rsidP="00EF109F">
      <w:p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o processo de </w:t>
      </w:r>
      <w:r w:rsidR="00174870">
        <w:rPr>
          <w:rFonts w:cstheme="minorHAnsi"/>
        </w:rPr>
        <w:t>Gerenciamento de Mudanças</w:t>
      </w:r>
      <w:r w:rsidRPr="00C4056A">
        <w:rPr>
          <w:rFonts w:cstheme="minorHAnsi"/>
        </w:rPr>
        <w:t xml:space="preserve"> </w:t>
      </w:r>
      <w:r w:rsidR="000F17AB" w:rsidRPr="00C4056A">
        <w:rPr>
          <w:rFonts w:cstheme="minorHAnsi"/>
        </w:rPr>
        <w:t>temos definidos alguns indicadores de desempenho, sendo eles:</w:t>
      </w:r>
    </w:p>
    <w:p w:rsidR="000F17AB" w:rsidRDefault="000F17AB" w:rsidP="000F17AB">
      <w:pPr>
        <w:spacing w:after="0" w:line="240" w:lineRule="auto"/>
        <w:ind w:firstLine="576"/>
        <w:jc w:val="both"/>
        <w:rPr>
          <w:rFonts w:cstheme="minorHAnsi"/>
        </w:rPr>
      </w:pPr>
    </w:p>
    <w:p w:rsidR="00EF109F" w:rsidRDefault="00EE0207" w:rsidP="0040399D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e </w:t>
      </w:r>
      <w:proofErr w:type="spellStart"/>
      <w:r>
        <w:rPr>
          <w:rFonts w:cstheme="minorHAnsi"/>
        </w:rPr>
        <w:t>qtd</w:t>
      </w:r>
      <w:proofErr w:type="spellEnd"/>
      <w:r>
        <w:rPr>
          <w:rFonts w:cstheme="minorHAnsi"/>
        </w:rPr>
        <w:t>.</w:t>
      </w:r>
      <w:r w:rsidR="00245B77">
        <w:rPr>
          <w:rFonts w:cstheme="minorHAnsi"/>
        </w:rPr>
        <w:t xml:space="preserve"> </w:t>
      </w:r>
      <w:proofErr w:type="gramStart"/>
      <w:r>
        <w:rPr>
          <w:rFonts w:cstheme="minorHAnsi"/>
        </w:rPr>
        <w:t>de</w:t>
      </w:r>
      <w:proofErr w:type="gramEnd"/>
      <w:r>
        <w:rPr>
          <w:rFonts w:cstheme="minorHAnsi"/>
        </w:rPr>
        <w:t xml:space="preserve"> RFC </w:t>
      </w:r>
      <w:r w:rsidR="00174870">
        <w:rPr>
          <w:rFonts w:cstheme="minorHAnsi"/>
        </w:rPr>
        <w:t>por per</w:t>
      </w:r>
      <w:r w:rsidR="0040399D" w:rsidRPr="0040399D">
        <w:rPr>
          <w:rFonts w:cstheme="minorHAnsi"/>
        </w:rPr>
        <w:t>íodo</w:t>
      </w:r>
      <w:r w:rsidR="00F43447">
        <w:rPr>
          <w:rFonts w:cstheme="minorHAnsi"/>
        </w:rPr>
        <w:t>;</w:t>
      </w:r>
      <w:r w:rsidR="0040399D" w:rsidRPr="0040399D">
        <w:rPr>
          <w:rFonts w:cstheme="minorHAnsi"/>
        </w:rPr>
        <w:t xml:space="preserve"> </w:t>
      </w:r>
    </w:p>
    <w:p w:rsidR="00174870" w:rsidRDefault="00EE0207" w:rsidP="00174870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ins w:id="96" w:author="Marcela Dias" w:date="2016-10-28T11:16:00Z"/>
          <w:rFonts w:cstheme="minorHAnsi"/>
        </w:rPr>
      </w:pPr>
      <w:r>
        <w:rPr>
          <w:rFonts w:cstheme="minorHAnsi"/>
        </w:rPr>
        <w:t xml:space="preserve">% e </w:t>
      </w:r>
      <w:proofErr w:type="spellStart"/>
      <w:r>
        <w:rPr>
          <w:rFonts w:cstheme="minorHAnsi"/>
        </w:rPr>
        <w:t>qtd</w:t>
      </w:r>
      <w:proofErr w:type="spellEnd"/>
      <w:r>
        <w:rPr>
          <w:rFonts w:cstheme="minorHAnsi"/>
        </w:rPr>
        <w:t xml:space="preserve">. </w:t>
      </w:r>
      <w:proofErr w:type="gramStart"/>
      <w:r>
        <w:rPr>
          <w:rFonts w:cstheme="minorHAnsi"/>
        </w:rPr>
        <w:t>de</w:t>
      </w:r>
      <w:proofErr w:type="gramEnd"/>
      <w:r>
        <w:rPr>
          <w:rFonts w:cstheme="minorHAnsi"/>
        </w:rPr>
        <w:t xml:space="preserve"> RFC</w:t>
      </w:r>
      <w:r w:rsidR="00B00F7E">
        <w:rPr>
          <w:rFonts w:cstheme="minorHAnsi"/>
        </w:rPr>
        <w:t xml:space="preserve"> por categoria (Padrão, Normal, Emergencial ou </w:t>
      </w:r>
      <w:r w:rsidR="009C1EEB">
        <w:rPr>
          <w:rFonts w:cstheme="minorHAnsi"/>
        </w:rPr>
        <w:t>Retroativa</w:t>
      </w:r>
      <w:r w:rsidR="00B00F7E">
        <w:rPr>
          <w:rFonts w:cstheme="minorHAnsi"/>
        </w:rPr>
        <w:t>)</w:t>
      </w:r>
      <w:r w:rsidR="00174870">
        <w:rPr>
          <w:rFonts w:cstheme="minorHAnsi"/>
        </w:rPr>
        <w:t xml:space="preserve"> </w:t>
      </w:r>
      <w:r w:rsidR="00B00F7E">
        <w:rPr>
          <w:rFonts w:cstheme="minorHAnsi"/>
        </w:rPr>
        <w:t>e</w:t>
      </w:r>
      <w:del w:id="97" w:author="Marcela Dias" w:date="2016-10-28T11:15:00Z">
        <w:r w:rsidR="00B00F7E" w:rsidDel="0073712F">
          <w:rPr>
            <w:rFonts w:cstheme="minorHAnsi"/>
          </w:rPr>
          <w:delText xml:space="preserve"> </w:delText>
        </w:r>
        <w:r w:rsidR="00174870" w:rsidDel="0073712F">
          <w:rPr>
            <w:rFonts w:cstheme="minorHAnsi"/>
          </w:rPr>
          <w:delText>por per</w:delText>
        </w:r>
        <w:r w:rsidR="00174870" w:rsidRPr="0040399D" w:rsidDel="0073712F">
          <w:rPr>
            <w:rFonts w:cstheme="minorHAnsi"/>
          </w:rPr>
          <w:delText>íodo</w:delText>
        </w:r>
        <w:r w:rsidR="00F43447" w:rsidDel="0073712F">
          <w:rPr>
            <w:rFonts w:cstheme="minorHAnsi"/>
          </w:rPr>
          <w:delText>;</w:delText>
        </w:r>
        <w:r w:rsidR="00174870" w:rsidRPr="0040399D" w:rsidDel="0073712F">
          <w:rPr>
            <w:rFonts w:cstheme="minorHAnsi"/>
          </w:rPr>
          <w:delText xml:space="preserve"> </w:delText>
        </w:r>
      </w:del>
    </w:p>
    <w:p w:rsidR="0073712F" w:rsidRDefault="0073712F" w:rsidP="00174870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ins w:id="98" w:author="Marcela Dias" w:date="2016-10-28T11:16:00Z"/>
          <w:rFonts w:cstheme="minorHAnsi"/>
        </w:rPr>
      </w:pPr>
      <w:ins w:id="99" w:author="Marcela Dias" w:date="2016-10-28T11:16:00Z">
        <w:r>
          <w:rPr>
            <w:rFonts w:cstheme="minorHAnsi"/>
          </w:rPr>
          <w:t xml:space="preserve">% de mudança </w:t>
        </w:r>
        <w:proofErr w:type="gramStart"/>
        <w:r>
          <w:rPr>
            <w:rFonts w:cstheme="minorHAnsi"/>
          </w:rPr>
          <w:t>implementada</w:t>
        </w:r>
        <w:proofErr w:type="gramEnd"/>
        <w:r>
          <w:rPr>
            <w:rFonts w:cstheme="minorHAnsi"/>
          </w:rPr>
          <w:t xml:space="preserve"> com sucesso e impacto.</w:t>
        </w:r>
      </w:ins>
    </w:p>
    <w:p w:rsidR="0073712F" w:rsidRPr="0073712F" w:rsidRDefault="0073712F" w:rsidP="0073712F">
      <w:pPr>
        <w:spacing w:after="0" w:line="240" w:lineRule="auto"/>
        <w:jc w:val="both"/>
        <w:rPr>
          <w:rFonts w:cstheme="minorHAnsi"/>
        </w:rPr>
        <w:pPrChange w:id="100" w:author="Marcela Dias" w:date="2016-10-28T11:16:00Z">
          <w:pPr>
            <w:pStyle w:val="PargrafodaLista"/>
            <w:numPr>
              <w:numId w:val="5"/>
            </w:numPr>
            <w:spacing w:after="0" w:line="240" w:lineRule="auto"/>
            <w:ind w:left="360" w:hanging="360"/>
            <w:jc w:val="both"/>
          </w:pPr>
        </w:pPrChange>
      </w:pPr>
      <w:bookmarkStart w:id="101" w:name="_GoBack"/>
    </w:p>
    <w:p w:rsidR="00B00F7E" w:rsidRPr="0073712F" w:rsidRDefault="00B00F7E" w:rsidP="00B00F7E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  <w:highlight w:val="yellow"/>
          <w:rPrChange w:id="102" w:author="Marcela Dias" w:date="2016-10-28T11:17:00Z">
            <w:rPr>
              <w:rFonts w:cstheme="minorHAnsi"/>
            </w:rPr>
          </w:rPrChange>
        </w:rPr>
      </w:pPr>
      <w:r w:rsidRPr="0073712F">
        <w:rPr>
          <w:rFonts w:cstheme="minorHAnsi"/>
          <w:highlight w:val="yellow"/>
          <w:rPrChange w:id="103" w:author="Marcela Dias" w:date="2016-10-28T11:17:00Z">
            <w:rPr>
              <w:rFonts w:cstheme="minorHAnsi"/>
            </w:rPr>
          </w:rPrChange>
        </w:rPr>
        <w:t xml:space="preserve">% e </w:t>
      </w:r>
      <w:proofErr w:type="spellStart"/>
      <w:r w:rsidRPr="0073712F">
        <w:rPr>
          <w:rFonts w:cstheme="minorHAnsi"/>
          <w:highlight w:val="yellow"/>
          <w:rPrChange w:id="104" w:author="Marcela Dias" w:date="2016-10-28T11:17:00Z">
            <w:rPr>
              <w:rFonts w:cstheme="minorHAnsi"/>
            </w:rPr>
          </w:rPrChange>
        </w:rPr>
        <w:t>qtd</w:t>
      </w:r>
      <w:proofErr w:type="spellEnd"/>
      <w:r w:rsidRPr="0073712F">
        <w:rPr>
          <w:rFonts w:cstheme="minorHAnsi"/>
          <w:highlight w:val="yellow"/>
          <w:rPrChange w:id="105" w:author="Marcela Dias" w:date="2016-10-28T11:17:00Z">
            <w:rPr>
              <w:rFonts w:cstheme="minorHAnsi"/>
            </w:rPr>
          </w:rPrChange>
        </w:rPr>
        <w:t xml:space="preserve">. </w:t>
      </w:r>
      <w:proofErr w:type="gramStart"/>
      <w:r w:rsidRPr="0073712F">
        <w:rPr>
          <w:rFonts w:cstheme="minorHAnsi"/>
          <w:highlight w:val="yellow"/>
          <w:rPrChange w:id="106" w:author="Marcela Dias" w:date="2016-10-28T11:17:00Z">
            <w:rPr>
              <w:rFonts w:cstheme="minorHAnsi"/>
            </w:rPr>
          </w:rPrChange>
        </w:rPr>
        <w:t>de</w:t>
      </w:r>
      <w:proofErr w:type="gramEnd"/>
      <w:r w:rsidRPr="0073712F">
        <w:rPr>
          <w:rFonts w:cstheme="minorHAnsi"/>
          <w:highlight w:val="yellow"/>
          <w:rPrChange w:id="107" w:author="Marcela Dias" w:date="2016-10-28T11:17:00Z">
            <w:rPr>
              <w:rFonts w:cstheme="minorHAnsi"/>
            </w:rPr>
          </w:rPrChange>
        </w:rPr>
        <w:t xml:space="preserve"> RFC por categoria (Padrão, Normal, Emergencial ou </w:t>
      </w:r>
      <w:r w:rsidR="009C1EEB" w:rsidRPr="0073712F">
        <w:rPr>
          <w:rFonts w:cstheme="minorHAnsi"/>
          <w:highlight w:val="yellow"/>
          <w:rPrChange w:id="108" w:author="Marcela Dias" w:date="2016-10-28T11:17:00Z">
            <w:rPr>
              <w:rFonts w:cstheme="minorHAnsi"/>
            </w:rPr>
          </w:rPrChange>
        </w:rPr>
        <w:t>Retroativa</w:t>
      </w:r>
      <w:r w:rsidRPr="0073712F">
        <w:rPr>
          <w:rFonts w:cstheme="minorHAnsi"/>
          <w:highlight w:val="yellow"/>
          <w:rPrChange w:id="109" w:author="Marcela Dias" w:date="2016-10-28T11:17:00Z">
            <w:rPr>
              <w:rFonts w:cstheme="minorHAnsi"/>
            </w:rPr>
          </w:rPrChange>
        </w:rPr>
        <w:t xml:space="preserve">), por solicitante e  por período; </w:t>
      </w:r>
    </w:p>
    <w:p w:rsidR="00B00F7E" w:rsidRPr="0073712F" w:rsidRDefault="00B00F7E" w:rsidP="0061166F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  <w:highlight w:val="yellow"/>
          <w:rPrChange w:id="110" w:author="Marcela Dias" w:date="2016-10-28T11:17:00Z">
            <w:rPr>
              <w:rFonts w:cstheme="minorHAnsi"/>
            </w:rPr>
          </w:rPrChange>
        </w:rPr>
      </w:pPr>
      <w:r w:rsidRPr="0073712F">
        <w:rPr>
          <w:rFonts w:cstheme="minorHAnsi"/>
          <w:highlight w:val="yellow"/>
          <w:rPrChange w:id="111" w:author="Marcela Dias" w:date="2016-10-28T11:17:00Z">
            <w:rPr>
              <w:rFonts w:cstheme="minorHAnsi"/>
            </w:rPr>
          </w:rPrChange>
        </w:rPr>
        <w:t xml:space="preserve">% e </w:t>
      </w:r>
      <w:proofErr w:type="spellStart"/>
      <w:r w:rsidRPr="0073712F">
        <w:rPr>
          <w:rFonts w:cstheme="minorHAnsi"/>
          <w:highlight w:val="yellow"/>
          <w:rPrChange w:id="112" w:author="Marcela Dias" w:date="2016-10-28T11:17:00Z">
            <w:rPr>
              <w:rFonts w:cstheme="minorHAnsi"/>
            </w:rPr>
          </w:rPrChange>
        </w:rPr>
        <w:t>qtd</w:t>
      </w:r>
      <w:proofErr w:type="spellEnd"/>
      <w:r w:rsidRPr="0073712F">
        <w:rPr>
          <w:rFonts w:cstheme="minorHAnsi"/>
          <w:highlight w:val="yellow"/>
          <w:rPrChange w:id="113" w:author="Marcela Dias" w:date="2016-10-28T11:17:00Z">
            <w:rPr>
              <w:rFonts w:cstheme="minorHAnsi"/>
            </w:rPr>
          </w:rPrChange>
        </w:rPr>
        <w:t xml:space="preserve">. </w:t>
      </w:r>
      <w:proofErr w:type="gramStart"/>
      <w:r w:rsidRPr="0073712F">
        <w:rPr>
          <w:rFonts w:cstheme="minorHAnsi"/>
          <w:highlight w:val="yellow"/>
          <w:rPrChange w:id="114" w:author="Marcela Dias" w:date="2016-10-28T11:17:00Z">
            <w:rPr>
              <w:rFonts w:cstheme="minorHAnsi"/>
            </w:rPr>
          </w:rPrChange>
        </w:rPr>
        <w:t>de</w:t>
      </w:r>
      <w:proofErr w:type="gramEnd"/>
      <w:r w:rsidRPr="0073712F">
        <w:rPr>
          <w:rFonts w:cstheme="minorHAnsi"/>
          <w:highlight w:val="yellow"/>
          <w:rPrChange w:id="115" w:author="Marcela Dias" w:date="2016-10-28T11:17:00Z">
            <w:rPr>
              <w:rFonts w:cstheme="minorHAnsi"/>
            </w:rPr>
          </w:rPrChange>
        </w:rPr>
        <w:t xml:space="preserve"> RFC fechadas automaticamente por solicitante e por período;</w:t>
      </w:r>
    </w:p>
    <w:p w:rsidR="00174870" w:rsidRPr="0073712F" w:rsidRDefault="00EE0207" w:rsidP="00174870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  <w:highlight w:val="yellow"/>
          <w:rPrChange w:id="116" w:author="Marcela Dias" w:date="2016-10-28T11:17:00Z">
            <w:rPr>
              <w:rFonts w:cstheme="minorHAnsi"/>
            </w:rPr>
          </w:rPrChange>
        </w:rPr>
      </w:pPr>
      <w:r w:rsidRPr="0073712F">
        <w:rPr>
          <w:rFonts w:cstheme="minorHAnsi"/>
          <w:highlight w:val="yellow"/>
          <w:rPrChange w:id="117" w:author="Marcela Dias" w:date="2016-10-28T11:17:00Z">
            <w:rPr>
              <w:rFonts w:cstheme="minorHAnsi"/>
            </w:rPr>
          </w:rPrChange>
        </w:rPr>
        <w:t xml:space="preserve">% e </w:t>
      </w:r>
      <w:proofErr w:type="spellStart"/>
      <w:r w:rsidRPr="0073712F">
        <w:rPr>
          <w:rFonts w:cstheme="minorHAnsi"/>
          <w:highlight w:val="yellow"/>
          <w:rPrChange w:id="118" w:author="Marcela Dias" w:date="2016-10-28T11:17:00Z">
            <w:rPr>
              <w:rFonts w:cstheme="minorHAnsi"/>
            </w:rPr>
          </w:rPrChange>
        </w:rPr>
        <w:t>qtd</w:t>
      </w:r>
      <w:proofErr w:type="spellEnd"/>
      <w:r w:rsidRPr="0073712F">
        <w:rPr>
          <w:rFonts w:cstheme="minorHAnsi"/>
          <w:highlight w:val="yellow"/>
          <w:rPrChange w:id="119" w:author="Marcela Dias" w:date="2016-10-28T11:17:00Z">
            <w:rPr>
              <w:rFonts w:cstheme="minorHAnsi"/>
            </w:rPr>
          </w:rPrChange>
        </w:rPr>
        <w:t xml:space="preserve">. </w:t>
      </w:r>
      <w:proofErr w:type="gramStart"/>
      <w:r w:rsidRPr="0073712F">
        <w:rPr>
          <w:rFonts w:cstheme="minorHAnsi"/>
          <w:highlight w:val="yellow"/>
          <w:rPrChange w:id="120" w:author="Marcela Dias" w:date="2016-10-28T11:17:00Z">
            <w:rPr>
              <w:rFonts w:cstheme="minorHAnsi"/>
            </w:rPr>
          </w:rPrChange>
        </w:rPr>
        <w:t>de</w:t>
      </w:r>
      <w:proofErr w:type="gramEnd"/>
      <w:r w:rsidRPr="0073712F">
        <w:rPr>
          <w:rFonts w:cstheme="minorHAnsi"/>
          <w:highlight w:val="yellow"/>
          <w:rPrChange w:id="121" w:author="Marcela Dias" w:date="2016-10-28T11:17:00Z">
            <w:rPr>
              <w:rFonts w:cstheme="minorHAnsi"/>
            </w:rPr>
          </w:rPrChange>
        </w:rPr>
        <w:t xml:space="preserve"> RFC </w:t>
      </w:r>
      <w:r w:rsidR="008D095C" w:rsidRPr="0073712F">
        <w:rPr>
          <w:rFonts w:cstheme="minorHAnsi"/>
          <w:highlight w:val="yellow"/>
          <w:rPrChange w:id="122" w:author="Marcela Dias" w:date="2016-10-28T11:17:00Z">
            <w:rPr>
              <w:rFonts w:cstheme="minorHAnsi"/>
            </w:rPr>
          </w:rPrChange>
        </w:rPr>
        <w:t>fechadas com sucesso</w:t>
      </w:r>
      <w:r w:rsidR="00B00F7E" w:rsidRPr="0073712F">
        <w:rPr>
          <w:rFonts w:cstheme="minorHAnsi"/>
          <w:highlight w:val="yellow"/>
          <w:rPrChange w:id="123" w:author="Marcela Dias" w:date="2016-10-28T11:17:00Z">
            <w:rPr>
              <w:rFonts w:cstheme="minorHAnsi"/>
            </w:rPr>
          </w:rPrChange>
        </w:rPr>
        <w:t xml:space="preserve"> por solicitante e</w:t>
      </w:r>
      <w:r w:rsidR="008D095C" w:rsidRPr="0073712F">
        <w:rPr>
          <w:rFonts w:cstheme="minorHAnsi"/>
          <w:highlight w:val="yellow"/>
          <w:rPrChange w:id="124" w:author="Marcela Dias" w:date="2016-10-28T11:17:00Z">
            <w:rPr>
              <w:rFonts w:cstheme="minorHAnsi"/>
            </w:rPr>
          </w:rPrChange>
        </w:rPr>
        <w:t xml:space="preserve"> </w:t>
      </w:r>
      <w:r w:rsidR="00174870" w:rsidRPr="0073712F">
        <w:rPr>
          <w:rFonts w:cstheme="minorHAnsi"/>
          <w:highlight w:val="yellow"/>
          <w:rPrChange w:id="125" w:author="Marcela Dias" w:date="2016-10-28T11:17:00Z">
            <w:rPr>
              <w:rFonts w:cstheme="minorHAnsi"/>
            </w:rPr>
          </w:rPrChange>
        </w:rPr>
        <w:t>por per</w:t>
      </w:r>
      <w:r w:rsidR="00F43447" w:rsidRPr="0073712F">
        <w:rPr>
          <w:rFonts w:cstheme="minorHAnsi"/>
          <w:highlight w:val="yellow"/>
          <w:rPrChange w:id="126" w:author="Marcela Dias" w:date="2016-10-28T11:17:00Z">
            <w:rPr>
              <w:rFonts w:cstheme="minorHAnsi"/>
            </w:rPr>
          </w:rPrChange>
        </w:rPr>
        <w:t>íodo;</w:t>
      </w:r>
    </w:p>
    <w:p w:rsidR="00174870" w:rsidRPr="0073712F" w:rsidRDefault="00EE0207" w:rsidP="00174870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  <w:highlight w:val="yellow"/>
          <w:rPrChange w:id="127" w:author="Marcela Dias" w:date="2016-10-28T11:17:00Z">
            <w:rPr>
              <w:rFonts w:cstheme="minorHAnsi"/>
            </w:rPr>
          </w:rPrChange>
        </w:rPr>
      </w:pPr>
      <w:r w:rsidRPr="0073712F">
        <w:rPr>
          <w:rFonts w:cstheme="minorHAnsi"/>
          <w:highlight w:val="yellow"/>
          <w:rPrChange w:id="128" w:author="Marcela Dias" w:date="2016-10-28T11:17:00Z">
            <w:rPr>
              <w:rFonts w:cstheme="minorHAnsi"/>
            </w:rPr>
          </w:rPrChange>
        </w:rPr>
        <w:t xml:space="preserve">% e </w:t>
      </w:r>
      <w:proofErr w:type="spellStart"/>
      <w:r w:rsidRPr="0073712F">
        <w:rPr>
          <w:rFonts w:cstheme="minorHAnsi"/>
          <w:highlight w:val="yellow"/>
          <w:rPrChange w:id="129" w:author="Marcela Dias" w:date="2016-10-28T11:17:00Z">
            <w:rPr>
              <w:rFonts w:cstheme="minorHAnsi"/>
            </w:rPr>
          </w:rPrChange>
        </w:rPr>
        <w:t>qtd</w:t>
      </w:r>
      <w:proofErr w:type="spellEnd"/>
      <w:r w:rsidRPr="0073712F">
        <w:rPr>
          <w:rFonts w:cstheme="minorHAnsi"/>
          <w:highlight w:val="yellow"/>
          <w:rPrChange w:id="130" w:author="Marcela Dias" w:date="2016-10-28T11:17:00Z">
            <w:rPr>
              <w:rFonts w:cstheme="minorHAnsi"/>
            </w:rPr>
          </w:rPrChange>
        </w:rPr>
        <w:t xml:space="preserve">. </w:t>
      </w:r>
      <w:proofErr w:type="gramStart"/>
      <w:r w:rsidRPr="0073712F">
        <w:rPr>
          <w:rFonts w:cstheme="minorHAnsi"/>
          <w:highlight w:val="yellow"/>
          <w:rPrChange w:id="131" w:author="Marcela Dias" w:date="2016-10-28T11:17:00Z">
            <w:rPr>
              <w:rFonts w:cstheme="minorHAnsi"/>
            </w:rPr>
          </w:rPrChange>
        </w:rPr>
        <w:t>de</w:t>
      </w:r>
      <w:proofErr w:type="gramEnd"/>
      <w:r w:rsidRPr="0073712F">
        <w:rPr>
          <w:rFonts w:cstheme="minorHAnsi"/>
          <w:highlight w:val="yellow"/>
          <w:rPrChange w:id="132" w:author="Marcela Dias" w:date="2016-10-28T11:17:00Z">
            <w:rPr>
              <w:rFonts w:cstheme="minorHAnsi"/>
            </w:rPr>
          </w:rPrChange>
        </w:rPr>
        <w:t xml:space="preserve"> RFC </w:t>
      </w:r>
      <w:r w:rsidR="008D095C" w:rsidRPr="0073712F">
        <w:rPr>
          <w:rFonts w:cstheme="minorHAnsi"/>
          <w:highlight w:val="yellow"/>
          <w:rPrChange w:id="133" w:author="Marcela Dias" w:date="2016-10-28T11:17:00Z">
            <w:rPr>
              <w:rFonts w:cstheme="minorHAnsi"/>
            </w:rPr>
          </w:rPrChange>
        </w:rPr>
        <w:t xml:space="preserve">fechadas sem sucesso </w:t>
      </w:r>
      <w:r w:rsidR="00B00F7E" w:rsidRPr="0073712F">
        <w:rPr>
          <w:rFonts w:cstheme="minorHAnsi"/>
          <w:highlight w:val="yellow"/>
          <w:rPrChange w:id="134" w:author="Marcela Dias" w:date="2016-10-28T11:17:00Z">
            <w:rPr>
              <w:rFonts w:cstheme="minorHAnsi"/>
            </w:rPr>
          </w:rPrChange>
        </w:rPr>
        <w:t xml:space="preserve">por solicitante e </w:t>
      </w:r>
      <w:r w:rsidR="008D095C" w:rsidRPr="0073712F">
        <w:rPr>
          <w:rFonts w:cstheme="minorHAnsi"/>
          <w:highlight w:val="yellow"/>
          <w:rPrChange w:id="135" w:author="Marcela Dias" w:date="2016-10-28T11:17:00Z">
            <w:rPr>
              <w:rFonts w:cstheme="minorHAnsi"/>
            </w:rPr>
          </w:rPrChange>
        </w:rPr>
        <w:t>por período</w:t>
      </w:r>
      <w:r w:rsidR="00F43447" w:rsidRPr="0073712F">
        <w:rPr>
          <w:rFonts w:cstheme="minorHAnsi"/>
          <w:highlight w:val="yellow"/>
          <w:rPrChange w:id="136" w:author="Marcela Dias" w:date="2016-10-28T11:17:00Z">
            <w:rPr>
              <w:rFonts w:cstheme="minorHAnsi"/>
            </w:rPr>
          </w:rPrChange>
        </w:rPr>
        <w:t>.</w:t>
      </w:r>
    </w:p>
    <w:bookmarkEnd w:id="101"/>
    <w:p w:rsidR="00EF109F" w:rsidRPr="00C4056A" w:rsidRDefault="00EF109F" w:rsidP="00EF109F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E22AB4" w:rsidRDefault="00E22AB4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2256D1" w:rsidRDefault="00DC5E7A" w:rsidP="00DC5E7A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37" w:name="_Toc465347178"/>
      <w:r w:rsidRPr="00DC5E7A">
        <w:rPr>
          <w:rFonts w:asciiTheme="minorHAnsi" w:hAnsiTheme="minorHAnsi" w:cstheme="minorHAnsi"/>
          <w:sz w:val="28"/>
        </w:rPr>
        <w:lastRenderedPageBreak/>
        <w:t>Documentos de apoio</w:t>
      </w:r>
      <w:bookmarkEnd w:id="137"/>
    </w:p>
    <w:p w:rsidR="00E9679A" w:rsidRDefault="00E9679A" w:rsidP="00E9679A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Guia rápido do processo </w:t>
      </w:r>
      <w:r w:rsidR="00C93D3E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C93D3E">
        <w:rPr>
          <w:rFonts w:cstheme="minorHAnsi"/>
        </w:rPr>
        <w:t>Gerenciamento de Mudanças</w:t>
      </w:r>
      <w:r>
        <w:rPr>
          <w:rFonts w:cstheme="minorHAnsi"/>
        </w:rPr>
        <w:t>;</w:t>
      </w:r>
    </w:p>
    <w:p w:rsidR="008B022B" w:rsidRDefault="008B022B" w:rsidP="008B022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proofErr w:type="spellStart"/>
      <w:r w:rsidRPr="008B022B">
        <w:rPr>
          <w:rFonts w:cstheme="minorHAnsi"/>
          <w:i/>
        </w:rPr>
        <w:t>Check</w:t>
      </w:r>
      <w:proofErr w:type="spellEnd"/>
      <w:r w:rsidRPr="008B022B">
        <w:rPr>
          <w:rFonts w:cstheme="minorHAnsi"/>
          <w:i/>
        </w:rPr>
        <w:t xml:space="preserve"> </w:t>
      </w:r>
      <w:proofErr w:type="spellStart"/>
      <w:r w:rsidRPr="008B022B">
        <w:rPr>
          <w:rFonts w:cstheme="minorHAnsi"/>
          <w:i/>
        </w:rPr>
        <w:t>list</w:t>
      </w:r>
      <w:proofErr w:type="spellEnd"/>
      <w:r w:rsidRPr="008B022B">
        <w:rPr>
          <w:rFonts w:cstheme="minorHAnsi"/>
        </w:rPr>
        <w:t xml:space="preserve"> de apoio</w:t>
      </w:r>
      <w:r>
        <w:rPr>
          <w:rFonts w:cstheme="minorHAnsi"/>
        </w:rPr>
        <w:t>;</w:t>
      </w:r>
    </w:p>
    <w:p w:rsidR="00FF1DD5" w:rsidRDefault="00FF1DD5" w:rsidP="00E9679A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Workshop para implantação do processo.</w:t>
      </w:r>
    </w:p>
    <w:p w:rsidR="00E9679A" w:rsidRPr="00E9679A" w:rsidRDefault="00E9679A" w:rsidP="00CC44D7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sectPr w:rsidR="00E9679A" w:rsidRPr="00E9679A" w:rsidSect="008E7DFE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8" w:author="Rodrigo Possatto Rothstein" w:date="2016-10-28T09:36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r>
        <w:t>Subitem do tipo categoria.</w:t>
      </w:r>
    </w:p>
  </w:comment>
  <w:comment w:id="9" w:author="Rodrigo Possatto Rothstein" w:date="2016-10-28T09:37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proofErr w:type="spellStart"/>
      <w:r>
        <w:t>Suitem</w:t>
      </w:r>
      <w:proofErr w:type="spellEnd"/>
      <w:r>
        <w:t xml:space="preserve"> do tipo categoria.</w:t>
      </w:r>
    </w:p>
  </w:comment>
  <w:comment w:id="10" w:author="Rodrigo Possatto Rothstein" w:date="2016-10-28T09:38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proofErr w:type="gramStart"/>
      <w:r>
        <w:t>Subitem mas precisamos ver</w:t>
      </w:r>
      <w:proofErr w:type="gramEnd"/>
      <w:r>
        <w:t xml:space="preserve"> essa nomenclatura.</w:t>
      </w:r>
    </w:p>
  </w:comment>
  <w:comment w:id="11" w:author="Rodrigo Possatto Rothstein" w:date="2016-10-28T09:38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r>
        <w:t>Subitem da Categoria. Vamos rever o nome dela.</w:t>
      </w:r>
    </w:p>
  </w:comment>
  <w:comment w:id="14" w:author="Rodrigo Possatto Rothstein" w:date="2016-10-28T09:42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r>
        <w:t xml:space="preserve">Esse pode ser o tópico principal e o restante </w:t>
      </w:r>
      <w:proofErr w:type="spellStart"/>
      <w:r>
        <w:t>bullets</w:t>
      </w:r>
      <w:proofErr w:type="spellEnd"/>
      <w:r>
        <w:t xml:space="preserve"> abaixo.</w:t>
      </w:r>
    </w:p>
  </w:comment>
  <w:comment w:id="18" w:author="Rodrigo Possatto Rothstein" w:date="2016-10-28T09:45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r>
        <w:t>Vamos discutir esse nome</w:t>
      </w:r>
    </w:p>
  </w:comment>
  <w:comment w:id="19" w:author="Rodrigo Possatto Rothstein" w:date="2016-10-28T09:45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r>
        <w:t>Vamos discutir o nome?</w:t>
      </w:r>
    </w:p>
  </w:comment>
  <w:comment w:id="15" w:author="Rodrigo Possatto Rothstein" w:date="2016-10-28T09:45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r>
        <w:t>Entendo que podemos concentrar os individuais aqui</w:t>
      </w:r>
    </w:p>
  </w:comment>
  <w:comment w:id="21" w:author="Rodrigo Possatto Rothstein" w:date="2016-10-28T11:28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</w:p>
  </w:comment>
  <w:comment w:id="28" w:author="Rodrigo Possatto Rothstein" w:date="2016-10-28T09:48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r>
        <w:t xml:space="preserve">Onde entra a planilha do Braga e </w:t>
      </w:r>
      <w:proofErr w:type="spellStart"/>
      <w:r>
        <w:t>Mizo</w:t>
      </w:r>
      <w:proofErr w:type="spellEnd"/>
      <w:r>
        <w:t>? É essa?</w:t>
      </w:r>
    </w:p>
  </w:comment>
  <w:comment w:id="30" w:author="Rodrigo Possatto Rothstein" w:date="2016-10-28T09:50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r>
        <w:t xml:space="preserve">Devemos fechar as </w:t>
      </w:r>
      <w:proofErr w:type="spellStart"/>
      <w:r>
        <w:t>GEMUDs</w:t>
      </w:r>
      <w:proofErr w:type="spellEnd"/>
      <w:r>
        <w:t xml:space="preserve"> abertas. Acho que deve ter um item falando disso e dizendo a obrigatoriedade do solicitante fechar, </w:t>
      </w:r>
      <w:proofErr w:type="gramStart"/>
      <w:r>
        <w:t>sob pena</w:t>
      </w:r>
      <w:proofErr w:type="gramEnd"/>
      <w:r>
        <w:t xml:space="preserve"> de não conseguir abrir novas.</w:t>
      </w:r>
    </w:p>
  </w:comment>
  <w:comment w:id="58" w:author="Rodrigo Possatto Rothstein" w:date="2016-10-28T09:53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r>
        <w:t xml:space="preserve">Braga e </w:t>
      </w:r>
      <w:proofErr w:type="spellStart"/>
      <w:r>
        <w:t>Mizu</w:t>
      </w:r>
      <w:proofErr w:type="spellEnd"/>
      <w:r>
        <w:t xml:space="preserve"> validarem o Excel.</w:t>
      </w:r>
    </w:p>
  </w:comment>
  <w:comment w:id="66" w:author="Rodrigo Possatto Rothstein" w:date="2016-10-28T09:57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r>
        <w:t>Colocar os cargos.</w:t>
      </w:r>
    </w:p>
  </w:comment>
  <w:comment w:id="78" w:author="Rodrigo Possatto Rothstein" w:date="2016-10-28T11:14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r>
        <w:t>Vamos discutir o nome.</w:t>
      </w:r>
      <w:r w:rsidR="0073712F">
        <w:t xml:space="preserve"> </w:t>
      </w:r>
    </w:p>
  </w:comment>
  <w:comment w:id="77" w:author="Rodrigo Possatto Rothstein" w:date="2016-10-28T10:01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proofErr w:type="gramStart"/>
      <w:r>
        <w:t>Me procura</w:t>
      </w:r>
      <w:proofErr w:type="gramEnd"/>
      <w:r>
        <w:t>?</w:t>
      </w:r>
    </w:p>
  </w:comment>
  <w:comment w:id="81" w:author="Rodrigo Possatto Rothstein" w:date="2016-10-28T10:01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r>
        <w:t>Precisamos pensar nisso.</w:t>
      </w:r>
    </w:p>
  </w:comment>
  <w:comment w:id="93" w:author="Rodrigo Possatto Rothstein" w:date="2016-10-28T10:01:00Z" w:initials="RPR">
    <w:p w:rsidR="00FA68AD" w:rsidRDefault="00FA68AD">
      <w:pPr>
        <w:pStyle w:val="Textodecomentrio"/>
      </w:pPr>
      <w:r>
        <w:rPr>
          <w:rStyle w:val="Refdecomentrio"/>
        </w:rPr>
        <w:annotationRef/>
      </w:r>
      <w:r>
        <w:t>Podemos juntar tudo num só? Qual tua opinião? Me procura.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7542" w:rsidRDefault="00CA7542" w:rsidP="000C2873">
      <w:pPr>
        <w:spacing w:after="0" w:line="240" w:lineRule="auto"/>
      </w:pPr>
      <w:r>
        <w:separator/>
      </w:r>
    </w:p>
  </w:endnote>
  <w:endnote w:type="continuationSeparator" w:id="0">
    <w:p w:rsidR="00CA7542" w:rsidRDefault="00CA7542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8AD" w:rsidRPr="004F309A" w:rsidRDefault="00FA68AD" w:rsidP="00893F9C">
    <w:pPr>
      <w:pStyle w:val="Rodap"/>
      <w:jc w:val="right"/>
      <w:rPr>
        <w:sz w:val="18"/>
      </w:rPr>
    </w:pPr>
  </w:p>
  <w:p w:rsidR="00FA68AD" w:rsidRPr="00893F9C" w:rsidRDefault="00FA68AD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:rsidR="00FA68AD" w:rsidRDefault="00FA68A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7542" w:rsidRDefault="00CA7542" w:rsidP="000C2873">
      <w:pPr>
        <w:spacing w:after="0" w:line="240" w:lineRule="auto"/>
      </w:pPr>
      <w:r>
        <w:separator/>
      </w:r>
    </w:p>
  </w:footnote>
  <w:footnote w:type="continuationSeparator" w:id="0">
    <w:p w:rsidR="00CA7542" w:rsidRDefault="00CA7542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FA68AD" w:rsidTr="00E77C9F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:rsidR="00FA68AD" w:rsidRDefault="00FA68AD" w:rsidP="00D27292">
          <w:pPr>
            <w:ind w:right="-1135"/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39159381" r:id="rId2"/>
            </w:pi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nil"/>
          </w:tcBorders>
        </w:tcPr>
        <w:p w:rsidR="00FA68AD" w:rsidRDefault="00FA68AD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F79646" w:themeColor="accent6"/>
            <w:right w:val="nil"/>
          </w:tcBorders>
        </w:tcPr>
        <w:p w:rsidR="00FA68AD" w:rsidRDefault="00FA68AD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91BAF9" wp14:editId="60BEAD9C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A68AD" w:rsidRPr="00D44642" w:rsidRDefault="00FA68AD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:rsidR="00FA68AD" w:rsidRPr="00D44642" w:rsidRDefault="00FA68AD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5D221F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17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ins w:id="138" w:author="Marcela Dias" w:date="2016-10-28T11:30:00Z">
                                  <w:r w:rsidR="005D221F">
                                    <w:rPr>
                                      <w:rStyle w:val="Nmerodepgina"/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17</w:t>
                                  </w:r>
                                </w:ins>
                                <w:del w:id="139" w:author="Marcela Dias" w:date="2016-10-28T10:28:00Z">
                                  <w:r w:rsidDel="00FA68AD">
                                    <w:rPr>
                                      <w:rStyle w:val="Nmerodepgina"/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delText>17</w:delText>
                                  </w:r>
                                </w:del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8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" fillcolor="white [3201]" stroked="f" strokeweight=".5pt">
                    <v:path arrowok="t"/>
                    <v:textbox>
                      <w:txbxContent>
                        <w:p w:rsidR="00FA68AD" w:rsidRPr="00D44642" w:rsidRDefault="00FA68AD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:rsidR="00FA68AD" w:rsidRPr="00D44642" w:rsidRDefault="00FA68AD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D221F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17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ins w:id="140" w:author="Marcela Dias" w:date="2016-10-28T11:30:00Z">
                            <w:r w:rsidR="005D221F">
                              <w:rPr>
                                <w:rStyle w:val="Nmerodepgina"/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17</w:t>
                            </w:r>
                          </w:ins>
                          <w:del w:id="141" w:author="Marcela Dias" w:date="2016-10-28T10:28:00Z">
                            <w:r w:rsidDel="00FA68AD">
                              <w:rPr>
                                <w:rStyle w:val="Nmerodepgina"/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delText>17</w:delText>
                            </w:r>
                          </w:del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:rsidR="00FA68AD" w:rsidRPr="00742B7E" w:rsidRDefault="00FA68AD" w:rsidP="00524123">
    <w:pPr>
      <w:spacing w:after="0"/>
      <w:ind w:left="-851" w:right="-1134"/>
      <w:rPr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0CED44" wp14:editId="6DF7189A">
              <wp:simplePos x="0" y="0"/>
              <wp:positionH relativeFrom="column">
                <wp:posOffset>5163820</wp:posOffset>
              </wp:positionH>
              <wp:positionV relativeFrom="paragraph">
                <wp:posOffset>32402</wp:posOffset>
              </wp:positionV>
              <wp:extent cx="933450" cy="35369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A68AD" w:rsidRDefault="00FA68AD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:rsidR="00FA68AD" w:rsidRPr="00D44642" w:rsidRDefault="00FA68AD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28/10/2016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 w14:anchorId="3F0CED44" id="Caixa de texto 24" o:spid="_x0000_s1029" type="#_x0000_t202" style="position:absolute;left:0;text-align:left;margin-left:406.6pt;margin-top:2.5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" filled="f" stroked="f" strokeweight=".5pt">
              <v:path arrowok="t"/>
              <v:textbox>
                <w:txbxContent>
                  <w:p w:rsidR="00E37E4E" w:rsidRDefault="00E37E4E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t>Data</w:t>
                    </w:r>
                  </w:p>
                  <w:p w:rsidR="00E37E4E" w:rsidRPr="00D44642" w:rsidRDefault="00E37E4E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28/10/2016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V w:val="single" w:sz="4" w:space="0" w:color="F79646" w:themeColor="accent6"/>
      </w:tblBorders>
      <w:tblLook w:val="04A0" w:firstRow="1" w:lastRow="0" w:firstColumn="1" w:lastColumn="0" w:noHBand="0" w:noVBand="1"/>
    </w:tblPr>
    <w:tblGrid>
      <w:gridCol w:w="9039"/>
      <w:gridCol w:w="1418"/>
    </w:tblGrid>
    <w:tr w:rsidR="00FA68AD" w:rsidTr="00E77C9F">
      <w:trPr>
        <w:trHeight w:val="449"/>
      </w:trPr>
      <w:tc>
        <w:tcPr>
          <w:tcW w:w="9039" w:type="dxa"/>
          <w:vAlign w:val="center"/>
        </w:tcPr>
        <w:p w:rsidR="00FA68AD" w:rsidRPr="00D44642" w:rsidRDefault="00FA68AD" w:rsidP="00CA5A33">
          <w:pPr>
            <w:ind w:right="-1134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Gerenciamento de Mudanças</w:t>
          </w:r>
        </w:p>
      </w:tc>
      <w:tc>
        <w:tcPr>
          <w:tcW w:w="1418" w:type="dxa"/>
          <w:vAlign w:val="center"/>
        </w:tcPr>
        <w:p w:rsidR="00FA68AD" w:rsidRDefault="00FA68AD" w:rsidP="00D27292">
          <w:pPr>
            <w:ind w:right="-1134"/>
          </w:pPr>
        </w:p>
      </w:tc>
    </w:tr>
  </w:tbl>
  <w:p w:rsidR="00FA68AD" w:rsidRPr="00524123" w:rsidRDefault="00FA68AD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>
    <w:nsid w:val="0000000B"/>
    <w:multiLevelType w:val="multilevel"/>
    <w:tmpl w:val="0000000B"/>
    <w:name w:val="WW8Num11"/>
    <w:lvl w:ilvl="0">
      <w:start w:val="1"/>
      <w:numFmt w:val="bullet"/>
      <w:pStyle w:val="RecuodaLista2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680"/>
        </w:tabs>
        <w:ind w:left="680" w:hanging="17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850"/>
        </w:tabs>
        <w:ind w:left="850" w:hanging="17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1020"/>
        </w:tabs>
        <w:ind w:left="1020" w:hanging="17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1191"/>
        </w:tabs>
        <w:ind w:left="1191" w:hanging="17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1361"/>
        </w:tabs>
        <w:ind w:left="1361" w:hanging="17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1531"/>
        </w:tabs>
        <w:ind w:left="1531" w:hanging="170"/>
      </w:pPr>
      <w:rPr>
        <w:rFonts w:ascii="Symbol" w:hAnsi="Symbol"/>
      </w:rPr>
    </w:lvl>
  </w:abstractNum>
  <w:abstractNum w:abstractNumId="2">
    <w:nsid w:val="03626425"/>
    <w:multiLevelType w:val="hybridMultilevel"/>
    <w:tmpl w:val="5F98CF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F8A6327"/>
    <w:multiLevelType w:val="hybridMultilevel"/>
    <w:tmpl w:val="11C27BA6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4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F847E9"/>
    <w:multiLevelType w:val="hybridMultilevel"/>
    <w:tmpl w:val="63484AA2"/>
    <w:lvl w:ilvl="0" w:tplc="A11422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19699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8B630EA"/>
    <w:multiLevelType w:val="hybridMultilevel"/>
    <w:tmpl w:val="5EC881F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F02444E"/>
    <w:multiLevelType w:val="hybridMultilevel"/>
    <w:tmpl w:val="2AAA149A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0">
    <w:nsid w:val="267218FE"/>
    <w:multiLevelType w:val="hybridMultilevel"/>
    <w:tmpl w:val="FBC8D24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>
    <w:nsid w:val="299E4311"/>
    <w:multiLevelType w:val="hybridMultilevel"/>
    <w:tmpl w:val="26E6B52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3">
    <w:nsid w:val="2A925FB0"/>
    <w:multiLevelType w:val="multilevel"/>
    <w:tmpl w:val="79E47B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4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4611A5F"/>
    <w:multiLevelType w:val="hybridMultilevel"/>
    <w:tmpl w:val="D7882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2D0934"/>
    <w:multiLevelType w:val="multilevel"/>
    <w:tmpl w:val="9F9A7C4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B543BCC"/>
    <w:multiLevelType w:val="multilevel"/>
    <w:tmpl w:val="48680C5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626A83"/>
    <w:multiLevelType w:val="hybridMultilevel"/>
    <w:tmpl w:val="D2AE124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32F3539"/>
    <w:multiLevelType w:val="hybridMultilevel"/>
    <w:tmpl w:val="25AEEE3C"/>
    <w:lvl w:ilvl="0" w:tplc="646019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B193C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6">
    <w:nsid w:val="4F7B7A62"/>
    <w:multiLevelType w:val="multilevel"/>
    <w:tmpl w:val="C19C0B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27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>
    <w:nsid w:val="5BD5532F"/>
    <w:multiLevelType w:val="hybridMultilevel"/>
    <w:tmpl w:val="D8B0738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29">
    <w:nsid w:val="5CBC6A4B"/>
    <w:multiLevelType w:val="hybridMultilevel"/>
    <w:tmpl w:val="1BD4F57C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30">
    <w:nsid w:val="5CDC3600"/>
    <w:multiLevelType w:val="hybridMultilevel"/>
    <w:tmpl w:val="230CE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2C1C5A"/>
    <w:multiLevelType w:val="multilevel"/>
    <w:tmpl w:val="9CA4AD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32">
    <w:nsid w:val="5FEF170D"/>
    <w:multiLevelType w:val="hybridMultilevel"/>
    <w:tmpl w:val="0360E9E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1024322"/>
    <w:multiLevelType w:val="hybridMultilevel"/>
    <w:tmpl w:val="8F009EEE"/>
    <w:lvl w:ilvl="0" w:tplc="9E4C63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DA9346A"/>
    <w:multiLevelType w:val="hybridMultilevel"/>
    <w:tmpl w:val="1512A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8355875"/>
    <w:multiLevelType w:val="hybridMultilevel"/>
    <w:tmpl w:val="B21C52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D434CC6"/>
    <w:multiLevelType w:val="multilevel"/>
    <w:tmpl w:val="0BF61D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24"/>
  </w:num>
  <w:num w:numId="4">
    <w:abstractNumId w:val="15"/>
  </w:num>
  <w:num w:numId="5">
    <w:abstractNumId w:val="5"/>
  </w:num>
  <w:num w:numId="6">
    <w:abstractNumId w:val="18"/>
  </w:num>
  <w:num w:numId="7">
    <w:abstractNumId w:val="27"/>
  </w:num>
  <w:num w:numId="8">
    <w:abstractNumId w:val="37"/>
  </w:num>
  <w:num w:numId="9">
    <w:abstractNumId w:val="39"/>
  </w:num>
  <w:num w:numId="10">
    <w:abstractNumId w:val="35"/>
  </w:num>
  <w:num w:numId="11">
    <w:abstractNumId w:val="7"/>
  </w:num>
  <w:num w:numId="12">
    <w:abstractNumId w:val="4"/>
  </w:num>
  <w:num w:numId="13">
    <w:abstractNumId w:val="20"/>
  </w:num>
  <w:num w:numId="14">
    <w:abstractNumId w:val="23"/>
  </w:num>
  <w:num w:numId="15">
    <w:abstractNumId w:val="9"/>
  </w:num>
  <w:num w:numId="16">
    <w:abstractNumId w:val="17"/>
  </w:num>
  <w:num w:numId="17">
    <w:abstractNumId w:val="21"/>
  </w:num>
  <w:num w:numId="18">
    <w:abstractNumId w:val="32"/>
  </w:num>
  <w:num w:numId="19">
    <w:abstractNumId w:val="1"/>
  </w:num>
  <w:num w:numId="20">
    <w:abstractNumId w:val="22"/>
  </w:num>
  <w:num w:numId="21">
    <w:abstractNumId w:val="8"/>
  </w:num>
  <w:num w:numId="22">
    <w:abstractNumId w:val="13"/>
  </w:num>
  <w:num w:numId="23">
    <w:abstractNumId w:val="26"/>
  </w:num>
  <w:num w:numId="24">
    <w:abstractNumId w:val="31"/>
  </w:num>
  <w:num w:numId="25">
    <w:abstractNumId w:val="40"/>
  </w:num>
  <w:num w:numId="26">
    <w:abstractNumId w:val="16"/>
  </w:num>
  <w:num w:numId="27">
    <w:abstractNumId w:val="34"/>
  </w:num>
  <w:num w:numId="28">
    <w:abstractNumId w:val="36"/>
  </w:num>
  <w:num w:numId="29">
    <w:abstractNumId w:val="12"/>
  </w:num>
  <w:num w:numId="30">
    <w:abstractNumId w:val="3"/>
  </w:num>
  <w:num w:numId="31">
    <w:abstractNumId w:val="28"/>
  </w:num>
  <w:num w:numId="32">
    <w:abstractNumId w:val="19"/>
  </w:num>
  <w:num w:numId="33">
    <w:abstractNumId w:val="29"/>
  </w:num>
  <w:num w:numId="34">
    <w:abstractNumId w:val="30"/>
  </w:num>
  <w:num w:numId="35">
    <w:abstractNumId w:val="2"/>
  </w:num>
  <w:num w:numId="36">
    <w:abstractNumId w:val="38"/>
  </w:num>
  <w:num w:numId="37">
    <w:abstractNumId w:val="14"/>
  </w:num>
  <w:num w:numId="38">
    <w:abstractNumId w:val="33"/>
  </w:num>
  <w:num w:numId="39">
    <w:abstractNumId w:val="10"/>
  </w:num>
  <w:num w:numId="40">
    <w:abstractNumId w:val="25"/>
  </w:num>
  <w:num w:numId="41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trackRevisions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9A1"/>
    <w:rsid w:val="0000014B"/>
    <w:rsid w:val="00000A8E"/>
    <w:rsid w:val="00002D82"/>
    <w:rsid w:val="00003599"/>
    <w:rsid w:val="00007627"/>
    <w:rsid w:val="000111ED"/>
    <w:rsid w:val="00011700"/>
    <w:rsid w:val="0001219A"/>
    <w:rsid w:val="00014D05"/>
    <w:rsid w:val="00017C47"/>
    <w:rsid w:val="00021AC1"/>
    <w:rsid w:val="00021ED2"/>
    <w:rsid w:val="000226D5"/>
    <w:rsid w:val="00030870"/>
    <w:rsid w:val="00035AF4"/>
    <w:rsid w:val="00036932"/>
    <w:rsid w:val="0004286A"/>
    <w:rsid w:val="00042DDB"/>
    <w:rsid w:val="00052D67"/>
    <w:rsid w:val="000551E2"/>
    <w:rsid w:val="0006408A"/>
    <w:rsid w:val="00064AEA"/>
    <w:rsid w:val="00067C70"/>
    <w:rsid w:val="00072DAE"/>
    <w:rsid w:val="00072E18"/>
    <w:rsid w:val="00072F63"/>
    <w:rsid w:val="00080DCE"/>
    <w:rsid w:val="00081AB9"/>
    <w:rsid w:val="000838CE"/>
    <w:rsid w:val="00084260"/>
    <w:rsid w:val="00087941"/>
    <w:rsid w:val="00087F59"/>
    <w:rsid w:val="00090E96"/>
    <w:rsid w:val="000937F7"/>
    <w:rsid w:val="000A536A"/>
    <w:rsid w:val="000A563F"/>
    <w:rsid w:val="000B3A37"/>
    <w:rsid w:val="000C0563"/>
    <w:rsid w:val="000C1EDF"/>
    <w:rsid w:val="000C1F72"/>
    <w:rsid w:val="000C2873"/>
    <w:rsid w:val="000C316C"/>
    <w:rsid w:val="000C43E4"/>
    <w:rsid w:val="000C64F4"/>
    <w:rsid w:val="000C7429"/>
    <w:rsid w:val="000D051A"/>
    <w:rsid w:val="000D2C7B"/>
    <w:rsid w:val="000D398E"/>
    <w:rsid w:val="000D41FA"/>
    <w:rsid w:val="000E309C"/>
    <w:rsid w:val="000E72F1"/>
    <w:rsid w:val="000E76B5"/>
    <w:rsid w:val="000F0293"/>
    <w:rsid w:val="000F17AB"/>
    <w:rsid w:val="000F2130"/>
    <w:rsid w:val="00100035"/>
    <w:rsid w:val="001026EB"/>
    <w:rsid w:val="001047C5"/>
    <w:rsid w:val="001065DE"/>
    <w:rsid w:val="00113130"/>
    <w:rsid w:val="0011656F"/>
    <w:rsid w:val="0011686B"/>
    <w:rsid w:val="00125DAB"/>
    <w:rsid w:val="00126983"/>
    <w:rsid w:val="00127661"/>
    <w:rsid w:val="0013274D"/>
    <w:rsid w:val="001335C8"/>
    <w:rsid w:val="0013400B"/>
    <w:rsid w:val="00134562"/>
    <w:rsid w:val="00137E44"/>
    <w:rsid w:val="00141FD0"/>
    <w:rsid w:val="00142B3F"/>
    <w:rsid w:val="00143B10"/>
    <w:rsid w:val="001443AB"/>
    <w:rsid w:val="001524ED"/>
    <w:rsid w:val="001555B8"/>
    <w:rsid w:val="00157B9C"/>
    <w:rsid w:val="00161342"/>
    <w:rsid w:val="001713E1"/>
    <w:rsid w:val="00172A66"/>
    <w:rsid w:val="00174870"/>
    <w:rsid w:val="00174EB6"/>
    <w:rsid w:val="00181E3A"/>
    <w:rsid w:val="001825D8"/>
    <w:rsid w:val="00183FA0"/>
    <w:rsid w:val="00185ABF"/>
    <w:rsid w:val="0018747E"/>
    <w:rsid w:val="001919BF"/>
    <w:rsid w:val="0019317A"/>
    <w:rsid w:val="00193DC3"/>
    <w:rsid w:val="001A35CE"/>
    <w:rsid w:val="001A531F"/>
    <w:rsid w:val="001B2293"/>
    <w:rsid w:val="001B3925"/>
    <w:rsid w:val="001B606A"/>
    <w:rsid w:val="001B63F2"/>
    <w:rsid w:val="001B7C99"/>
    <w:rsid w:val="001C678B"/>
    <w:rsid w:val="001D1506"/>
    <w:rsid w:val="001D1C76"/>
    <w:rsid w:val="001D2E9E"/>
    <w:rsid w:val="001D7720"/>
    <w:rsid w:val="001D7F32"/>
    <w:rsid w:val="001E6154"/>
    <w:rsid w:val="001E6DE6"/>
    <w:rsid w:val="001E6EA4"/>
    <w:rsid w:val="001F1CCC"/>
    <w:rsid w:val="001F3A6B"/>
    <w:rsid w:val="001F3B90"/>
    <w:rsid w:val="00200213"/>
    <w:rsid w:val="00201B4C"/>
    <w:rsid w:val="002045C1"/>
    <w:rsid w:val="0020558A"/>
    <w:rsid w:val="00207D9A"/>
    <w:rsid w:val="00211DAE"/>
    <w:rsid w:val="00214DB0"/>
    <w:rsid w:val="00214E12"/>
    <w:rsid w:val="00215518"/>
    <w:rsid w:val="00215BE0"/>
    <w:rsid w:val="00215E12"/>
    <w:rsid w:val="00216F27"/>
    <w:rsid w:val="00221894"/>
    <w:rsid w:val="002256D1"/>
    <w:rsid w:val="002359F6"/>
    <w:rsid w:val="00237293"/>
    <w:rsid w:val="002408DD"/>
    <w:rsid w:val="00241237"/>
    <w:rsid w:val="00241699"/>
    <w:rsid w:val="00242A34"/>
    <w:rsid w:val="00244D13"/>
    <w:rsid w:val="00245B77"/>
    <w:rsid w:val="00245FB6"/>
    <w:rsid w:val="0024765D"/>
    <w:rsid w:val="002517E0"/>
    <w:rsid w:val="0025189D"/>
    <w:rsid w:val="00253329"/>
    <w:rsid w:val="002537AA"/>
    <w:rsid w:val="00254289"/>
    <w:rsid w:val="00254F2E"/>
    <w:rsid w:val="0025777F"/>
    <w:rsid w:val="00257C53"/>
    <w:rsid w:val="00261D54"/>
    <w:rsid w:val="00262E61"/>
    <w:rsid w:val="002659E7"/>
    <w:rsid w:val="002660B1"/>
    <w:rsid w:val="00270DFA"/>
    <w:rsid w:val="002731BF"/>
    <w:rsid w:val="00274A8B"/>
    <w:rsid w:val="00275D3F"/>
    <w:rsid w:val="00281FDB"/>
    <w:rsid w:val="00282069"/>
    <w:rsid w:val="002842AB"/>
    <w:rsid w:val="0028480C"/>
    <w:rsid w:val="00287DEC"/>
    <w:rsid w:val="002909AE"/>
    <w:rsid w:val="00290CEA"/>
    <w:rsid w:val="00294094"/>
    <w:rsid w:val="00294128"/>
    <w:rsid w:val="00294ED0"/>
    <w:rsid w:val="00296145"/>
    <w:rsid w:val="002A1BED"/>
    <w:rsid w:val="002B255D"/>
    <w:rsid w:val="002B3C15"/>
    <w:rsid w:val="002B3E31"/>
    <w:rsid w:val="002B40EA"/>
    <w:rsid w:val="002C2CB9"/>
    <w:rsid w:val="002C5CC5"/>
    <w:rsid w:val="002D25BC"/>
    <w:rsid w:val="002D7C22"/>
    <w:rsid w:val="002D7FA4"/>
    <w:rsid w:val="002E0F5B"/>
    <w:rsid w:val="002E202A"/>
    <w:rsid w:val="002E599F"/>
    <w:rsid w:val="002E5DEF"/>
    <w:rsid w:val="002F060E"/>
    <w:rsid w:val="002F263F"/>
    <w:rsid w:val="002F46F8"/>
    <w:rsid w:val="002F56DF"/>
    <w:rsid w:val="00304352"/>
    <w:rsid w:val="00305829"/>
    <w:rsid w:val="00306888"/>
    <w:rsid w:val="00306BDB"/>
    <w:rsid w:val="003077E9"/>
    <w:rsid w:val="00310AAA"/>
    <w:rsid w:val="003137CE"/>
    <w:rsid w:val="00314087"/>
    <w:rsid w:val="00321989"/>
    <w:rsid w:val="003243BF"/>
    <w:rsid w:val="0032611B"/>
    <w:rsid w:val="00327CFC"/>
    <w:rsid w:val="00330667"/>
    <w:rsid w:val="00330C1B"/>
    <w:rsid w:val="00331351"/>
    <w:rsid w:val="00332C1A"/>
    <w:rsid w:val="0033352A"/>
    <w:rsid w:val="00337980"/>
    <w:rsid w:val="00344234"/>
    <w:rsid w:val="00344858"/>
    <w:rsid w:val="00346D36"/>
    <w:rsid w:val="00352302"/>
    <w:rsid w:val="00353AD1"/>
    <w:rsid w:val="00354033"/>
    <w:rsid w:val="00360530"/>
    <w:rsid w:val="00360F0B"/>
    <w:rsid w:val="00360FFF"/>
    <w:rsid w:val="00362FD4"/>
    <w:rsid w:val="003642AD"/>
    <w:rsid w:val="0036442E"/>
    <w:rsid w:val="003660ED"/>
    <w:rsid w:val="0036790E"/>
    <w:rsid w:val="0037227D"/>
    <w:rsid w:val="003755A3"/>
    <w:rsid w:val="00377A33"/>
    <w:rsid w:val="003803AE"/>
    <w:rsid w:val="00382018"/>
    <w:rsid w:val="003865B8"/>
    <w:rsid w:val="003877D1"/>
    <w:rsid w:val="00391427"/>
    <w:rsid w:val="003927B1"/>
    <w:rsid w:val="00392D1D"/>
    <w:rsid w:val="003B0DB9"/>
    <w:rsid w:val="003B4AD6"/>
    <w:rsid w:val="003B5BD9"/>
    <w:rsid w:val="003B7BD7"/>
    <w:rsid w:val="003C00B1"/>
    <w:rsid w:val="003C1F26"/>
    <w:rsid w:val="003C2E39"/>
    <w:rsid w:val="003C3280"/>
    <w:rsid w:val="003C433B"/>
    <w:rsid w:val="003C4A4F"/>
    <w:rsid w:val="003C4B1C"/>
    <w:rsid w:val="003C62E3"/>
    <w:rsid w:val="003D2EE6"/>
    <w:rsid w:val="003E00A4"/>
    <w:rsid w:val="003E0C1D"/>
    <w:rsid w:val="003E1E72"/>
    <w:rsid w:val="003E526C"/>
    <w:rsid w:val="003E74DB"/>
    <w:rsid w:val="003F23C6"/>
    <w:rsid w:val="003F729D"/>
    <w:rsid w:val="0040217C"/>
    <w:rsid w:val="00402541"/>
    <w:rsid w:val="00402649"/>
    <w:rsid w:val="0040399D"/>
    <w:rsid w:val="00411896"/>
    <w:rsid w:val="00411B00"/>
    <w:rsid w:val="00414BBC"/>
    <w:rsid w:val="00415EF1"/>
    <w:rsid w:val="00416F00"/>
    <w:rsid w:val="004213A7"/>
    <w:rsid w:val="0042478E"/>
    <w:rsid w:val="00424E5D"/>
    <w:rsid w:val="0042653D"/>
    <w:rsid w:val="004307D9"/>
    <w:rsid w:val="004323F3"/>
    <w:rsid w:val="004329F5"/>
    <w:rsid w:val="0043597A"/>
    <w:rsid w:val="00436034"/>
    <w:rsid w:val="00436360"/>
    <w:rsid w:val="00437167"/>
    <w:rsid w:val="00437249"/>
    <w:rsid w:val="00437783"/>
    <w:rsid w:val="004439DB"/>
    <w:rsid w:val="00446357"/>
    <w:rsid w:val="00446A78"/>
    <w:rsid w:val="00446D89"/>
    <w:rsid w:val="0045468C"/>
    <w:rsid w:val="00456443"/>
    <w:rsid w:val="0045747F"/>
    <w:rsid w:val="00463FCE"/>
    <w:rsid w:val="00465510"/>
    <w:rsid w:val="0047306C"/>
    <w:rsid w:val="004730B3"/>
    <w:rsid w:val="00481863"/>
    <w:rsid w:val="00481B50"/>
    <w:rsid w:val="00484544"/>
    <w:rsid w:val="00490B5B"/>
    <w:rsid w:val="004914CD"/>
    <w:rsid w:val="00497D4B"/>
    <w:rsid w:val="004A0036"/>
    <w:rsid w:val="004A09CF"/>
    <w:rsid w:val="004A0F9A"/>
    <w:rsid w:val="004A39DF"/>
    <w:rsid w:val="004A3B61"/>
    <w:rsid w:val="004B3ED1"/>
    <w:rsid w:val="004B45E9"/>
    <w:rsid w:val="004C0935"/>
    <w:rsid w:val="004C233E"/>
    <w:rsid w:val="004C773B"/>
    <w:rsid w:val="004C78E5"/>
    <w:rsid w:val="004C7EAC"/>
    <w:rsid w:val="004D29B2"/>
    <w:rsid w:val="004D40AA"/>
    <w:rsid w:val="004D4298"/>
    <w:rsid w:val="004D6806"/>
    <w:rsid w:val="004D7763"/>
    <w:rsid w:val="004E0304"/>
    <w:rsid w:val="004E222B"/>
    <w:rsid w:val="004E2928"/>
    <w:rsid w:val="004E3870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0905"/>
    <w:rsid w:val="0051535A"/>
    <w:rsid w:val="00521ECA"/>
    <w:rsid w:val="00522740"/>
    <w:rsid w:val="0052303B"/>
    <w:rsid w:val="00523316"/>
    <w:rsid w:val="00524123"/>
    <w:rsid w:val="00524316"/>
    <w:rsid w:val="005248A9"/>
    <w:rsid w:val="005479A2"/>
    <w:rsid w:val="00551F11"/>
    <w:rsid w:val="005534FF"/>
    <w:rsid w:val="00556877"/>
    <w:rsid w:val="00556941"/>
    <w:rsid w:val="00562F67"/>
    <w:rsid w:val="00565B04"/>
    <w:rsid w:val="0056645A"/>
    <w:rsid w:val="0056686B"/>
    <w:rsid w:val="005672C9"/>
    <w:rsid w:val="00573A8C"/>
    <w:rsid w:val="0057751A"/>
    <w:rsid w:val="00580EDE"/>
    <w:rsid w:val="00583BF3"/>
    <w:rsid w:val="00585BF5"/>
    <w:rsid w:val="00593876"/>
    <w:rsid w:val="00595968"/>
    <w:rsid w:val="005A4F37"/>
    <w:rsid w:val="005A762A"/>
    <w:rsid w:val="005B299F"/>
    <w:rsid w:val="005B7DDA"/>
    <w:rsid w:val="005C100F"/>
    <w:rsid w:val="005C1B8C"/>
    <w:rsid w:val="005C34E3"/>
    <w:rsid w:val="005C4E91"/>
    <w:rsid w:val="005D1F31"/>
    <w:rsid w:val="005D221F"/>
    <w:rsid w:val="005D72AA"/>
    <w:rsid w:val="005E02E7"/>
    <w:rsid w:val="005E1A49"/>
    <w:rsid w:val="005E27A5"/>
    <w:rsid w:val="005E3274"/>
    <w:rsid w:val="005E4F99"/>
    <w:rsid w:val="005F21A2"/>
    <w:rsid w:val="005F42A0"/>
    <w:rsid w:val="005F747E"/>
    <w:rsid w:val="005F76B0"/>
    <w:rsid w:val="00600A26"/>
    <w:rsid w:val="00600B1B"/>
    <w:rsid w:val="00600EC1"/>
    <w:rsid w:val="006028A9"/>
    <w:rsid w:val="00603E24"/>
    <w:rsid w:val="00605D86"/>
    <w:rsid w:val="00605F26"/>
    <w:rsid w:val="006064D3"/>
    <w:rsid w:val="00607A37"/>
    <w:rsid w:val="00610432"/>
    <w:rsid w:val="0061166F"/>
    <w:rsid w:val="00615CD3"/>
    <w:rsid w:val="00617D8B"/>
    <w:rsid w:val="006202BC"/>
    <w:rsid w:val="0062275B"/>
    <w:rsid w:val="0062645A"/>
    <w:rsid w:val="0062646C"/>
    <w:rsid w:val="00626514"/>
    <w:rsid w:val="0062787D"/>
    <w:rsid w:val="0063007D"/>
    <w:rsid w:val="00633517"/>
    <w:rsid w:val="006350AD"/>
    <w:rsid w:val="00636608"/>
    <w:rsid w:val="006457E7"/>
    <w:rsid w:val="0064605C"/>
    <w:rsid w:val="006461A7"/>
    <w:rsid w:val="00650B81"/>
    <w:rsid w:val="00652AAE"/>
    <w:rsid w:val="00652E21"/>
    <w:rsid w:val="00653C3B"/>
    <w:rsid w:val="0065671A"/>
    <w:rsid w:val="00661FF5"/>
    <w:rsid w:val="006631F4"/>
    <w:rsid w:val="00663651"/>
    <w:rsid w:val="00667A1D"/>
    <w:rsid w:val="00667E49"/>
    <w:rsid w:val="00667F32"/>
    <w:rsid w:val="00671947"/>
    <w:rsid w:val="00674A84"/>
    <w:rsid w:val="00676E9D"/>
    <w:rsid w:val="00677D95"/>
    <w:rsid w:val="006818B7"/>
    <w:rsid w:val="00685B0E"/>
    <w:rsid w:val="00686B3D"/>
    <w:rsid w:val="00687A1E"/>
    <w:rsid w:val="00687AE4"/>
    <w:rsid w:val="006938F7"/>
    <w:rsid w:val="00693DDD"/>
    <w:rsid w:val="0069472D"/>
    <w:rsid w:val="0069738E"/>
    <w:rsid w:val="006A3A98"/>
    <w:rsid w:val="006A3F1D"/>
    <w:rsid w:val="006A44A2"/>
    <w:rsid w:val="006B441D"/>
    <w:rsid w:val="006B6B13"/>
    <w:rsid w:val="006C3B81"/>
    <w:rsid w:val="006C579C"/>
    <w:rsid w:val="006C5CF1"/>
    <w:rsid w:val="006D1D33"/>
    <w:rsid w:val="006D681A"/>
    <w:rsid w:val="006F347A"/>
    <w:rsid w:val="006F490E"/>
    <w:rsid w:val="006F6AA8"/>
    <w:rsid w:val="006F79E6"/>
    <w:rsid w:val="007005CE"/>
    <w:rsid w:val="00707631"/>
    <w:rsid w:val="00710013"/>
    <w:rsid w:val="007153F7"/>
    <w:rsid w:val="00716B12"/>
    <w:rsid w:val="007228D8"/>
    <w:rsid w:val="00730330"/>
    <w:rsid w:val="00731AFC"/>
    <w:rsid w:val="00731B35"/>
    <w:rsid w:val="007327A5"/>
    <w:rsid w:val="00733241"/>
    <w:rsid w:val="00736472"/>
    <w:rsid w:val="00736812"/>
    <w:rsid w:val="0073712F"/>
    <w:rsid w:val="00740E9C"/>
    <w:rsid w:val="007447B8"/>
    <w:rsid w:val="007506DD"/>
    <w:rsid w:val="00750A0A"/>
    <w:rsid w:val="00752D9D"/>
    <w:rsid w:val="00753D23"/>
    <w:rsid w:val="00754BCD"/>
    <w:rsid w:val="00755763"/>
    <w:rsid w:val="00756BCB"/>
    <w:rsid w:val="007570BD"/>
    <w:rsid w:val="0076277A"/>
    <w:rsid w:val="007631B3"/>
    <w:rsid w:val="00764DB6"/>
    <w:rsid w:val="00767286"/>
    <w:rsid w:val="00770676"/>
    <w:rsid w:val="007708FB"/>
    <w:rsid w:val="007778CE"/>
    <w:rsid w:val="00777B81"/>
    <w:rsid w:val="00781407"/>
    <w:rsid w:val="00785CC4"/>
    <w:rsid w:val="007863A1"/>
    <w:rsid w:val="007878AD"/>
    <w:rsid w:val="00791793"/>
    <w:rsid w:val="00794CF0"/>
    <w:rsid w:val="007951B2"/>
    <w:rsid w:val="007959B4"/>
    <w:rsid w:val="00795BB1"/>
    <w:rsid w:val="007972F9"/>
    <w:rsid w:val="007A41DD"/>
    <w:rsid w:val="007A436D"/>
    <w:rsid w:val="007A4901"/>
    <w:rsid w:val="007A7209"/>
    <w:rsid w:val="007B6037"/>
    <w:rsid w:val="007B64C5"/>
    <w:rsid w:val="007B75DF"/>
    <w:rsid w:val="007C0BB8"/>
    <w:rsid w:val="007C1440"/>
    <w:rsid w:val="007C31D9"/>
    <w:rsid w:val="007C4E24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E7DA6"/>
    <w:rsid w:val="007F03C6"/>
    <w:rsid w:val="007F100A"/>
    <w:rsid w:val="007F272D"/>
    <w:rsid w:val="007F4CAE"/>
    <w:rsid w:val="007F61FC"/>
    <w:rsid w:val="008019FF"/>
    <w:rsid w:val="00803B59"/>
    <w:rsid w:val="00806C73"/>
    <w:rsid w:val="00821676"/>
    <w:rsid w:val="008329AD"/>
    <w:rsid w:val="00833B88"/>
    <w:rsid w:val="00835AFE"/>
    <w:rsid w:val="00835E74"/>
    <w:rsid w:val="008363B7"/>
    <w:rsid w:val="00836DA5"/>
    <w:rsid w:val="00847254"/>
    <w:rsid w:val="00851E70"/>
    <w:rsid w:val="00862500"/>
    <w:rsid w:val="00866FFC"/>
    <w:rsid w:val="008724C2"/>
    <w:rsid w:val="00873110"/>
    <w:rsid w:val="0087467A"/>
    <w:rsid w:val="008812E1"/>
    <w:rsid w:val="00883EB7"/>
    <w:rsid w:val="00884813"/>
    <w:rsid w:val="00887706"/>
    <w:rsid w:val="00890FD9"/>
    <w:rsid w:val="00893533"/>
    <w:rsid w:val="00893F9C"/>
    <w:rsid w:val="00895229"/>
    <w:rsid w:val="008960F8"/>
    <w:rsid w:val="00896BCD"/>
    <w:rsid w:val="008A090D"/>
    <w:rsid w:val="008A0DA9"/>
    <w:rsid w:val="008A1C53"/>
    <w:rsid w:val="008A6DE7"/>
    <w:rsid w:val="008B022B"/>
    <w:rsid w:val="008B2A3D"/>
    <w:rsid w:val="008B3FB0"/>
    <w:rsid w:val="008B783E"/>
    <w:rsid w:val="008B7ECC"/>
    <w:rsid w:val="008C0113"/>
    <w:rsid w:val="008C3900"/>
    <w:rsid w:val="008C61E2"/>
    <w:rsid w:val="008D095C"/>
    <w:rsid w:val="008D1E4E"/>
    <w:rsid w:val="008D2385"/>
    <w:rsid w:val="008D2F56"/>
    <w:rsid w:val="008D36BF"/>
    <w:rsid w:val="008D5413"/>
    <w:rsid w:val="008E6101"/>
    <w:rsid w:val="008E6D4A"/>
    <w:rsid w:val="008E7DFE"/>
    <w:rsid w:val="008F302C"/>
    <w:rsid w:val="008F5046"/>
    <w:rsid w:val="008F7D88"/>
    <w:rsid w:val="00902C72"/>
    <w:rsid w:val="009037D8"/>
    <w:rsid w:val="00903FB0"/>
    <w:rsid w:val="0090476E"/>
    <w:rsid w:val="0090728A"/>
    <w:rsid w:val="0091243D"/>
    <w:rsid w:val="00912ED4"/>
    <w:rsid w:val="009143AB"/>
    <w:rsid w:val="009150B2"/>
    <w:rsid w:val="00916514"/>
    <w:rsid w:val="00920E14"/>
    <w:rsid w:val="009227FD"/>
    <w:rsid w:val="0092464F"/>
    <w:rsid w:val="00926605"/>
    <w:rsid w:val="00926D4E"/>
    <w:rsid w:val="00927211"/>
    <w:rsid w:val="0092765F"/>
    <w:rsid w:val="00933612"/>
    <w:rsid w:val="009356EB"/>
    <w:rsid w:val="00943549"/>
    <w:rsid w:val="00946B62"/>
    <w:rsid w:val="00946DBA"/>
    <w:rsid w:val="00950064"/>
    <w:rsid w:val="00955738"/>
    <w:rsid w:val="00955D23"/>
    <w:rsid w:val="00957050"/>
    <w:rsid w:val="0096075A"/>
    <w:rsid w:val="00967049"/>
    <w:rsid w:val="00967BED"/>
    <w:rsid w:val="009720CF"/>
    <w:rsid w:val="009758B2"/>
    <w:rsid w:val="00977303"/>
    <w:rsid w:val="00983CE8"/>
    <w:rsid w:val="009913AF"/>
    <w:rsid w:val="00994367"/>
    <w:rsid w:val="009946AD"/>
    <w:rsid w:val="00996EA3"/>
    <w:rsid w:val="009A32C0"/>
    <w:rsid w:val="009A5742"/>
    <w:rsid w:val="009A62CD"/>
    <w:rsid w:val="009A67A4"/>
    <w:rsid w:val="009B2EFC"/>
    <w:rsid w:val="009B34D1"/>
    <w:rsid w:val="009C1EEB"/>
    <w:rsid w:val="009C3F58"/>
    <w:rsid w:val="009C620E"/>
    <w:rsid w:val="009C7BD3"/>
    <w:rsid w:val="009D15E4"/>
    <w:rsid w:val="009D193B"/>
    <w:rsid w:val="009D2315"/>
    <w:rsid w:val="009D334E"/>
    <w:rsid w:val="009D5261"/>
    <w:rsid w:val="009D5911"/>
    <w:rsid w:val="009D6E97"/>
    <w:rsid w:val="009D7BB4"/>
    <w:rsid w:val="009E2194"/>
    <w:rsid w:val="009E4E01"/>
    <w:rsid w:val="009F4190"/>
    <w:rsid w:val="009F44DB"/>
    <w:rsid w:val="009F4C58"/>
    <w:rsid w:val="009F4CA9"/>
    <w:rsid w:val="009F646A"/>
    <w:rsid w:val="009F7405"/>
    <w:rsid w:val="009F7D35"/>
    <w:rsid w:val="00A009C7"/>
    <w:rsid w:val="00A03173"/>
    <w:rsid w:val="00A1160C"/>
    <w:rsid w:val="00A21A5F"/>
    <w:rsid w:val="00A276CD"/>
    <w:rsid w:val="00A309D7"/>
    <w:rsid w:val="00A336EB"/>
    <w:rsid w:val="00A36C84"/>
    <w:rsid w:val="00A427A5"/>
    <w:rsid w:val="00A461BE"/>
    <w:rsid w:val="00A46A5F"/>
    <w:rsid w:val="00A47BEA"/>
    <w:rsid w:val="00A51916"/>
    <w:rsid w:val="00A5352C"/>
    <w:rsid w:val="00A56A6F"/>
    <w:rsid w:val="00A57017"/>
    <w:rsid w:val="00A6226B"/>
    <w:rsid w:val="00A62CC2"/>
    <w:rsid w:val="00A70919"/>
    <w:rsid w:val="00A72C8D"/>
    <w:rsid w:val="00A7484C"/>
    <w:rsid w:val="00A7569E"/>
    <w:rsid w:val="00A80F46"/>
    <w:rsid w:val="00A82D5D"/>
    <w:rsid w:val="00A8597E"/>
    <w:rsid w:val="00A85E07"/>
    <w:rsid w:val="00A878FB"/>
    <w:rsid w:val="00A900A6"/>
    <w:rsid w:val="00A94285"/>
    <w:rsid w:val="00A9456A"/>
    <w:rsid w:val="00AA34AD"/>
    <w:rsid w:val="00AA42C0"/>
    <w:rsid w:val="00AA5164"/>
    <w:rsid w:val="00AA5BD4"/>
    <w:rsid w:val="00AA68AD"/>
    <w:rsid w:val="00AB1FF3"/>
    <w:rsid w:val="00AB4BED"/>
    <w:rsid w:val="00AB50BA"/>
    <w:rsid w:val="00AB518B"/>
    <w:rsid w:val="00AB63B9"/>
    <w:rsid w:val="00AC03ED"/>
    <w:rsid w:val="00AC1968"/>
    <w:rsid w:val="00AC1D92"/>
    <w:rsid w:val="00AC317B"/>
    <w:rsid w:val="00AC57C9"/>
    <w:rsid w:val="00AC6751"/>
    <w:rsid w:val="00AD1DE8"/>
    <w:rsid w:val="00AD7ED0"/>
    <w:rsid w:val="00AE04BA"/>
    <w:rsid w:val="00AE11D0"/>
    <w:rsid w:val="00AF19A2"/>
    <w:rsid w:val="00AF3961"/>
    <w:rsid w:val="00AF5C78"/>
    <w:rsid w:val="00AF6470"/>
    <w:rsid w:val="00B00169"/>
    <w:rsid w:val="00B0098D"/>
    <w:rsid w:val="00B00F7E"/>
    <w:rsid w:val="00B05319"/>
    <w:rsid w:val="00B0584F"/>
    <w:rsid w:val="00B07CE2"/>
    <w:rsid w:val="00B1048C"/>
    <w:rsid w:val="00B146B8"/>
    <w:rsid w:val="00B157D9"/>
    <w:rsid w:val="00B20380"/>
    <w:rsid w:val="00B24CBF"/>
    <w:rsid w:val="00B24D73"/>
    <w:rsid w:val="00B32FD1"/>
    <w:rsid w:val="00B33050"/>
    <w:rsid w:val="00B348DB"/>
    <w:rsid w:val="00B3618D"/>
    <w:rsid w:val="00B37DD7"/>
    <w:rsid w:val="00B4040F"/>
    <w:rsid w:val="00B40AC6"/>
    <w:rsid w:val="00B40B9F"/>
    <w:rsid w:val="00B421CC"/>
    <w:rsid w:val="00B43F84"/>
    <w:rsid w:val="00B44385"/>
    <w:rsid w:val="00B505C4"/>
    <w:rsid w:val="00B50E18"/>
    <w:rsid w:val="00B51978"/>
    <w:rsid w:val="00B55CD4"/>
    <w:rsid w:val="00B60903"/>
    <w:rsid w:val="00B60E1D"/>
    <w:rsid w:val="00B65B22"/>
    <w:rsid w:val="00B65CDC"/>
    <w:rsid w:val="00B66485"/>
    <w:rsid w:val="00B70932"/>
    <w:rsid w:val="00B70A03"/>
    <w:rsid w:val="00B73FCE"/>
    <w:rsid w:val="00B7498E"/>
    <w:rsid w:val="00B7738A"/>
    <w:rsid w:val="00B81225"/>
    <w:rsid w:val="00B83E6D"/>
    <w:rsid w:val="00B8438F"/>
    <w:rsid w:val="00B84AD1"/>
    <w:rsid w:val="00B907CD"/>
    <w:rsid w:val="00B911C1"/>
    <w:rsid w:val="00B91733"/>
    <w:rsid w:val="00B958E0"/>
    <w:rsid w:val="00B977DF"/>
    <w:rsid w:val="00B97A0C"/>
    <w:rsid w:val="00B97F59"/>
    <w:rsid w:val="00BA345E"/>
    <w:rsid w:val="00BA36E2"/>
    <w:rsid w:val="00BA4D7F"/>
    <w:rsid w:val="00BA74EB"/>
    <w:rsid w:val="00BB75AE"/>
    <w:rsid w:val="00BC3C3A"/>
    <w:rsid w:val="00BC5FA6"/>
    <w:rsid w:val="00BC7A04"/>
    <w:rsid w:val="00BD50D4"/>
    <w:rsid w:val="00BD592E"/>
    <w:rsid w:val="00BE1863"/>
    <w:rsid w:val="00BE2ECD"/>
    <w:rsid w:val="00BE5C1E"/>
    <w:rsid w:val="00BF52CC"/>
    <w:rsid w:val="00C0029D"/>
    <w:rsid w:val="00C07ADF"/>
    <w:rsid w:val="00C156B3"/>
    <w:rsid w:val="00C20794"/>
    <w:rsid w:val="00C20962"/>
    <w:rsid w:val="00C223DB"/>
    <w:rsid w:val="00C22A9D"/>
    <w:rsid w:val="00C30BED"/>
    <w:rsid w:val="00C311D5"/>
    <w:rsid w:val="00C3343D"/>
    <w:rsid w:val="00C334DC"/>
    <w:rsid w:val="00C359C7"/>
    <w:rsid w:val="00C363DD"/>
    <w:rsid w:val="00C4056A"/>
    <w:rsid w:val="00C42A8F"/>
    <w:rsid w:val="00C52E20"/>
    <w:rsid w:val="00C53876"/>
    <w:rsid w:val="00C540A9"/>
    <w:rsid w:val="00C5761D"/>
    <w:rsid w:val="00C639AD"/>
    <w:rsid w:val="00C63AF5"/>
    <w:rsid w:val="00C6497A"/>
    <w:rsid w:val="00C66EF4"/>
    <w:rsid w:val="00C6709C"/>
    <w:rsid w:val="00C7059C"/>
    <w:rsid w:val="00C71512"/>
    <w:rsid w:val="00C72D0C"/>
    <w:rsid w:val="00C758FF"/>
    <w:rsid w:val="00C7668A"/>
    <w:rsid w:val="00C771ED"/>
    <w:rsid w:val="00C800C8"/>
    <w:rsid w:val="00C83C3F"/>
    <w:rsid w:val="00C85F0B"/>
    <w:rsid w:val="00C91AC4"/>
    <w:rsid w:val="00C93A8F"/>
    <w:rsid w:val="00C93D3E"/>
    <w:rsid w:val="00C957F7"/>
    <w:rsid w:val="00C95EC0"/>
    <w:rsid w:val="00C97B64"/>
    <w:rsid w:val="00CA2DC1"/>
    <w:rsid w:val="00CA5A33"/>
    <w:rsid w:val="00CA5C68"/>
    <w:rsid w:val="00CA6CEF"/>
    <w:rsid w:val="00CA6FE3"/>
    <w:rsid w:val="00CA7542"/>
    <w:rsid w:val="00CB0CA2"/>
    <w:rsid w:val="00CB1AF7"/>
    <w:rsid w:val="00CB29C0"/>
    <w:rsid w:val="00CB29F2"/>
    <w:rsid w:val="00CB32C4"/>
    <w:rsid w:val="00CB65FF"/>
    <w:rsid w:val="00CB69A1"/>
    <w:rsid w:val="00CC1A8C"/>
    <w:rsid w:val="00CC2112"/>
    <w:rsid w:val="00CC2755"/>
    <w:rsid w:val="00CC44D7"/>
    <w:rsid w:val="00CC5C68"/>
    <w:rsid w:val="00CC66A1"/>
    <w:rsid w:val="00CD01CE"/>
    <w:rsid w:val="00CD1721"/>
    <w:rsid w:val="00CD1F13"/>
    <w:rsid w:val="00CD23DE"/>
    <w:rsid w:val="00CD4033"/>
    <w:rsid w:val="00CD5240"/>
    <w:rsid w:val="00CE007C"/>
    <w:rsid w:val="00CE0848"/>
    <w:rsid w:val="00CE14CD"/>
    <w:rsid w:val="00CE32E6"/>
    <w:rsid w:val="00CE5B6A"/>
    <w:rsid w:val="00CE6934"/>
    <w:rsid w:val="00CF4395"/>
    <w:rsid w:val="00CF6B84"/>
    <w:rsid w:val="00D00459"/>
    <w:rsid w:val="00D03D28"/>
    <w:rsid w:val="00D068FA"/>
    <w:rsid w:val="00D149E1"/>
    <w:rsid w:val="00D15465"/>
    <w:rsid w:val="00D165D3"/>
    <w:rsid w:val="00D225D6"/>
    <w:rsid w:val="00D23CC1"/>
    <w:rsid w:val="00D2553D"/>
    <w:rsid w:val="00D27292"/>
    <w:rsid w:val="00D27BD2"/>
    <w:rsid w:val="00D27C00"/>
    <w:rsid w:val="00D301F8"/>
    <w:rsid w:val="00D33621"/>
    <w:rsid w:val="00D34244"/>
    <w:rsid w:val="00D343F7"/>
    <w:rsid w:val="00D37D7F"/>
    <w:rsid w:val="00D4084D"/>
    <w:rsid w:val="00D44642"/>
    <w:rsid w:val="00D47233"/>
    <w:rsid w:val="00D50320"/>
    <w:rsid w:val="00D5108F"/>
    <w:rsid w:val="00D52DFA"/>
    <w:rsid w:val="00D52E53"/>
    <w:rsid w:val="00D534C5"/>
    <w:rsid w:val="00D56925"/>
    <w:rsid w:val="00D569E4"/>
    <w:rsid w:val="00D63C1C"/>
    <w:rsid w:val="00D64124"/>
    <w:rsid w:val="00D64667"/>
    <w:rsid w:val="00D65FC2"/>
    <w:rsid w:val="00D66E44"/>
    <w:rsid w:val="00D67A39"/>
    <w:rsid w:val="00D720B2"/>
    <w:rsid w:val="00D761B5"/>
    <w:rsid w:val="00D869EC"/>
    <w:rsid w:val="00D87171"/>
    <w:rsid w:val="00D917FA"/>
    <w:rsid w:val="00D97719"/>
    <w:rsid w:val="00D97CFA"/>
    <w:rsid w:val="00DA1224"/>
    <w:rsid w:val="00DA13F8"/>
    <w:rsid w:val="00DA70EF"/>
    <w:rsid w:val="00DB209A"/>
    <w:rsid w:val="00DB3529"/>
    <w:rsid w:val="00DB4A51"/>
    <w:rsid w:val="00DC27A3"/>
    <w:rsid w:val="00DC28E4"/>
    <w:rsid w:val="00DC5E7A"/>
    <w:rsid w:val="00DD2262"/>
    <w:rsid w:val="00DD258B"/>
    <w:rsid w:val="00DD5069"/>
    <w:rsid w:val="00DD7C23"/>
    <w:rsid w:val="00DE0F6F"/>
    <w:rsid w:val="00DE1163"/>
    <w:rsid w:val="00DE1C39"/>
    <w:rsid w:val="00DE25D0"/>
    <w:rsid w:val="00DE340A"/>
    <w:rsid w:val="00DE39C5"/>
    <w:rsid w:val="00DE53D8"/>
    <w:rsid w:val="00DE6038"/>
    <w:rsid w:val="00DE609D"/>
    <w:rsid w:val="00DF4EB4"/>
    <w:rsid w:val="00DF60CB"/>
    <w:rsid w:val="00DF7995"/>
    <w:rsid w:val="00E054D5"/>
    <w:rsid w:val="00E06699"/>
    <w:rsid w:val="00E079A3"/>
    <w:rsid w:val="00E1179A"/>
    <w:rsid w:val="00E11D5D"/>
    <w:rsid w:val="00E13965"/>
    <w:rsid w:val="00E140D8"/>
    <w:rsid w:val="00E215CB"/>
    <w:rsid w:val="00E22AB4"/>
    <w:rsid w:val="00E23DBE"/>
    <w:rsid w:val="00E37E4E"/>
    <w:rsid w:val="00E4293F"/>
    <w:rsid w:val="00E52058"/>
    <w:rsid w:val="00E56325"/>
    <w:rsid w:val="00E574AD"/>
    <w:rsid w:val="00E6329F"/>
    <w:rsid w:val="00E64FBD"/>
    <w:rsid w:val="00E71CEA"/>
    <w:rsid w:val="00E72709"/>
    <w:rsid w:val="00E727D5"/>
    <w:rsid w:val="00E72CC3"/>
    <w:rsid w:val="00E739F7"/>
    <w:rsid w:val="00E77C9F"/>
    <w:rsid w:val="00E80F51"/>
    <w:rsid w:val="00E93A64"/>
    <w:rsid w:val="00E94ACE"/>
    <w:rsid w:val="00E9547A"/>
    <w:rsid w:val="00E9679A"/>
    <w:rsid w:val="00E96C5A"/>
    <w:rsid w:val="00EA02B8"/>
    <w:rsid w:val="00EA3003"/>
    <w:rsid w:val="00EA676F"/>
    <w:rsid w:val="00EA706B"/>
    <w:rsid w:val="00EA7C5B"/>
    <w:rsid w:val="00EB04EA"/>
    <w:rsid w:val="00EB2151"/>
    <w:rsid w:val="00EB7B23"/>
    <w:rsid w:val="00EC53F2"/>
    <w:rsid w:val="00ED147B"/>
    <w:rsid w:val="00ED1DB1"/>
    <w:rsid w:val="00ED2B25"/>
    <w:rsid w:val="00ED5091"/>
    <w:rsid w:val="00ED533C"/>
    <w:rsid w:val="00ED5A1B"/>
    <w:rsid w:val="00ED6DAB"/>
    <w:rsid w:val="00ED7E54"/>
    <w:rsid w:val="00EE003A"/>
    <w:rsid w:val="00EE0207"/>
    <w:rsid w:val="00EE155B"/>
    <w:rsid w:val="00EE7E3C"/>
    <w:rsid w:val="00EF109F"/>
    <w:rsid w:val="00EF2180"/>
    <w:rsid w:val="00EF3B94"/>
    <w:rsid w:val="00EF729E"/>
    <w:rsid w:val="00EF7D2B"/>
    <w:rsid w:val="00F00CD8"/>
    <w:rsid w:val="00F02D57"/>
    <w:rsid w:val="00F04D50"/>
    <w:rsid w:val="00F05590"/>
    <w:rsid w:val="00F05764"/>
    <w:rsid w:val="00F06F24"/>
    <w:rsid w:val="00F0761C"/>
    <w:rsid w:val="00F11001"/>
    <w:rsid w:val="00F12829"/>
    <w:rsid w:val="00F150D6"/>
    <w:rsid w:val="00F22C67"/>
    <w:rsid w:val="00F23712"/>
    <w:rsid w:val="00F27859"/>
    <w:rsid w:val="00F31DC1"/>
    <w:rsid w:val="00F32AA5"/>
    <w:rsid w:val="00F33A13"/>
    <w:rsid w:val="00F35FF2"/>
    <w:rsid w:val="00F37165"/>
    <w:rsid w:val="00F43447"/>
    <w:rsid w:val="00F4563C"/>
    <w:rsid w:val="00F51B8F"/>
    <w:rsid w:val="00F52460"/>
    <w:rsid w:val="00F53E90"/>
    <w:rsid w:val="00F547CF"/>
    <w:rsid w:val="00F552F7"/>
    <w:rsid w:val="00F56F67"/>
    <w:rsid w:val="00F610BB"/>
    <w:rsid w:val="00F64113"/>
    <w:rsid w:val="00F65C36"/>
    <w:rsid w:val="00F70201"/>
    <w:rsid w:val="00F70F30"/>
    <w:rsid w:val="00F735E1"/>
    <w:rsid w:val="00F76C81"/>
    <w:rsid w:val="00F770FA"/>
    <w:rsid w:val="00F808F5"/>
    <w:rsid w:val="00F812A1"/>
    <w:rsid w:val="00F83C4D"/>
    <w:rsid w:val="00F97659"/>
    <w:rsid w:val="00FA0F72"/>
    <w:rsid w:val="00FA3224"/>
    <w:rsid w:val="00FA4AAF"/>
    <w:rsid w:val="00FA68AD"/>
    <w:rsid w:val="00FA77AE"/>
    <w:rsid w:val="00FA7983"/>
    <w:rsid w:val="00FB06B1"/>
    <w:rsid w:val="00FB0D01"/>
    <w:rsid w:val="00FB3133"/>
    <w:rsid w:val="00FB45F2"/>
    <w:rsid w:val="00FC2E26"/>
    <w:rsid w:val="00FC309B"/>
    <w:rsid w:val="00FC3E60"/>
    <w:rsid w:val="00FD306A"/>
    <w:rsid w:val="00FD34D3"/>
    <w:rsid w:val="00FD4454"/>
    <w:rsid w:val="00FD690A"/>
    <w:rsid w:val="00FE0284"/>
    <w:rsid w:val="00FE105A"/>
    <w:rsid w:val="00FE1125"/>
    <w:rsid w:val="00FE1DFD"/>
    <w:rsid w:val="00FE7F8B"/>
    <w:rsid w:val="00FF1DD5"/>
    <w:rsid w:val="00FF2127"/>
    <w:rsid w:val="00FF4191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List 3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customStyle="1" w:styleId="ListTable7ColorfulAccent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4Accent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4Accent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2Accent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3Accent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GridTable6ColorfulAccent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3Accent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1LightAccent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Corpodetexto">
    <w:name w:val="Body Text"/>
    <w:basedOn w:val="Normal"/>
    <w:link w:val="CorpodetextoChar"/>
    <w:rsid w:val="00C52E20"/>
    <w:pPr>
      <w:spacing w:before="120" w:after="0" w:line="240" w:lineRule="auto"/>
      <w:jc w:val="both"/>
    </w:pPr>
    <w:rPr>
      <w:rFonts w:ascii="Arial" w:eastAsia="Times New Roman" w:hAnsi="Arial" w:cs="Arial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52E20"/>
    <w:rPr>
      <w:rFonts w:ascii="Arial" w:eastAsia="Times New Roman" w:hAnsi="Arial" w:cs="Arial"/>
      <w:szCs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0E76B5"/>
    <w:pPr>
      <w:ind w:firstLine="709"/>
      <w:jc w:val="both"/>
    </w:pPr>
    <w:rPr>
      <w:rFonts w:ascii="Tahoma" w:eastAsia="Calibri" w:hAnsi="Tahoma" w:cs="Times New Roman"/>
      <w:sz w:val="20"/>
    </w:rPr>
  </w:style>
  <w:style w:type="character" w:customStyle="1" w:styleId="01CORPOTEXTOChar">
    <w:name w:val="01_CORPO_TEXTO Char"/>
    <w:link w:val="01CORPOTEXTO"/>
    <w:rsid w:val="000E76B5"/>
    <w:rPr>
      <w:rFonts w:ascii="Tahoma" w:eastAsia="Calibri" w:hAnsi="Tahoma" w:cs="Times New Roman"/>
      <w:sz w:val="20"/>
    </w:rPr>
  </w:style>
  <w:style w:type="paragraph" w:customStyle="1" w:styleId="BotoPT">
    <w:name w:val="BotãoPT"/>
    <w:link w:val="BotoPTChar"/>
    <w:rsid w:val="000E76B5"/>
    <w:pPr>
      <w:tabs>
        <w:tab w:val="num" w:pos="227"/>
        <w:tab w:val="num" w:pos="1013"/>
      </w:tabs>
      <w:spacing w:before="120" w:after="0" w:line="240" w:lineRule="auto"/>
      <w:ind w:left="1296" w:hanging="283"/>
      <w:jc w:val="both"/>
    </w:pPr>
    <w:rPr>
      <w:rFonts w:ascii="Arial" w:eastAsia="Cambria" w:hAnsi="Arial" w:cs="Tahoma"/>
      <w:bCs/>
      <w:sz w:val="24"/>
      <w:szCs w:val="24"/>
      <w:lang w:eastAsia="pt-BR"/>
    </w:rPr>
  </w:style>
  <w:style w:type="character" w:customStyle="1" w:styleId="BotoPTChar">
    <w:name w:val="BotãoPT Char"/>
    <w:basedOn w:val="Fontepargpadro"/>
    <w:link w:val="BotoPT"/>
    <w:locked/>
    <w:rsid w:val="000E76B5"/>
    <w:rPr>
      <w:rFonts w:ascii="Arial" w:eastAsia="Cambria" w:hAnsi="Arial" w:cs="Tahoma"/>
      <w:bCs/>
      <w:sz w:val="24"/>
      <w:szCs w:val="24"/>
      <w:lang w:eastAsia="pt-BR"/>
    </w:rPr>
  </w:style>
  <w:style w:type="paragraph" w:customStyle="1" w:styleId="CorpodetextoPT">
    <w:name w:val="Corpo de texto PT"/>
    <w:basedOn w:val="Corpodetexto"/>
    <w:rsid w:val="00352302"/>
    <w:rPr>
      <w:rFonts w:cs="Times New Roman"/>
      <w:sz w:val="24"/>
      <w:szCs w:val="20"/>
    </w:rPr>
  </w:style>
  <w:style w:type="paragraph" w:customStyle="1" w:styleId="RecuodaLista2">
    <w:name w:val="Recuo da Lista 2"/>
    <w:basedOn w:val="Normal"/>
    <w:uiPriority w:val="99"/>
    <w:rsid w:val="00352302"/>
    <w:pPr>
      <w:widowControl w:val="0"/>
      <w:numPr>
        <w:numId w:val="19"/>
      </w:numPr>
      <w:tabs>
        <w:tab w:val="clear" w:pos="170"/>
        <w:tab w:val="num" w:pos="926"/>
      </w:tabs>
      <w:suppressAutoHyphens/>
      <w:spacing w:before="120" w:after="120" w:line="240" w:lineRule="auto"/>
      <w:ind w:left="1080" w:hanging="360"/>
      <w:jc w:val="both"/>
    </w:pPr>
    <w:rPr>
      <w:rFonts w:ascii="Times New Roman" w:eastAsia="Cambria" w:hAnsi="Times New Roman" w:cs="Tahoma"/>
      <w:szCs w:val="24"/>
      <w:lang w:eastAsia="pt-BR"/>
    </w:rPr>
  </w:style>
  <w:style w:type="paragraph" w:customStyle="1" w:styleId="TabelaLista">
    <w:name w:val="Tabela Lista"/>
    <w:basedOn w:val="Corpodetexto"/>
    <w:rsid w:val="00352302"/>
    <w:pPr>
      <w:spacing w:after="120"/>
      <w:jc w:val="center"/>
    </w:pPr>
  </w:style>
  <w:style w:type="paragraph" w:customStyle="1" w:styleId="Itemrecuadonivel1">
    <w:name w:val="Item  recuado nivel 1"/>
    <w:basedOn w:val="Normal"/>
    <w:link w:val="Itemrecuadonivel1CharChar"/>
    <w:rsid w:val="00352302"/>
    <w:pPr>
      <w:autoSpaceDE w:val="0"/>
      <w:autoSpaceDN w:val="0"/>
      <w:adjustRightInd w:val="0"/>
      <w:spacing w:after="0" w:line="280" w:lineRule="atLeast"/>
      <w:ind w:left="283"/>
      <w:textAlignment w:val="center"/>
    </w:pPr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character" w:customStyle="1" w:styleId="Itemrecuadonivel1CharChar">
    <w:name w:val="Item  recuado nivel 1 Char Char"/>
    <w:basedOn w:val="Fontepargpadro"/>
    <w:link w:val="Itemrecuadonivel1"/>
    <w:locked/>
    <w:rsid w:val="00352302"/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paragraph" w:customStyle="1" w:styleId="TabelaDescrio">
    <w:name w:val="Tabela Descrição"/>
    <w:basedOn w:val="Corpodetexto"/>
    <w:rsid w:val="002659E7"/>
    <w:pPr>
      <w:spacing w:before="60" w:after="60"/>
    </w:pPr>
  </w:style>
  <w:style w:type="paragraph" w:styleId="MapadoDocumento">
    <w:name w:val="Document Map"/>
    <w:basedOn w:val="Normal"/>
    <w:link w:val="MapadoDocumentoChar"/>
    <w:uiPriority w:val="99"/>
    <w:rsid w:val="002659E7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Cs w:val="24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2659E7"/>
    <w:rPr>
      <w:rFonts w:ascii="Tahoma" w:eastAsia="Times New Roman" w:hAnsi="Tahoma" w:cs="Tahoma"/>
      <w:szCs w:val="24"/>
      <w:shd w:val="clear" w:color="auto" w:fill="000080"/>
      <w:lang w:eastAsia="pt-BR"/>
    </w:rPr>
  </w:style>
  <w:style w:type="paragraph" w:customStyle="1" w:styleId="BNSNormal">
    <w:name w:val="BNS Normal"/>
    <w:basedOn w:val="Normal"/>
    <w:link w:val="BNSNormalChar"/>
    <w:uiPriority w:val="99"/>
    <w:rsid w:val="003B5BD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3B5BD9"/>
    <w:rPr>
      <w:rFonts w:ascii="Arial" w:eastAsia="Cambria" w:hAnsi="Arial" w:cs="Arial"/>
      <w:lang w:eastAsia="pt-BR"/>
    </w:rPr>
  </w:style>
  <w:style w:type="paragraph" w:styleId="Corpodetexto2">
    <w:name w:val="Body Text 2"/>
    <w:basedOn w:val="Normal"/>
    <w:link w:val="Corpodetexto2Char"/>
    <w:rsid w:val="00E37E4E"/>
    <w:pPr>
      <w:spacing w:after="120" w:line="48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E37E4E"/>
    <w:rPr>
      <w:rFonts w:ascii="Arial" w:eastAsia="Times New Roman" w:hAnsi="Arial" w:cs="Times New Roman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11656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1656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1656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656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656F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List 3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customStyle="1" w:styleId="ListTable7ColorfulAccent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4Accent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4Accent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2Accent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3Accent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GridTable6ColorfulAccent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3Accent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1LightAccent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Corpodetexto">
    <w:name w:val="Body Text"/>
    <w:basedOn w:val="Normal"/>
    <w:link w:val="CorpodetextoChar"/>
    <w:rsid w:val="00C52E20"/>
    <w:pPr>
      <w:spacing w:before="120" w:after="0" w:line="240" w:lineRule="auto"/>
      <w:jc w:val="both"/>
    </w:pPr>
    <w:rPr>
      <w:rFonts w:ascii="Arial" w:eastAsia="Times New Roman" w:hAnsi="Arial" w:cs="Arial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52E20"/>
    <w:rPr>
      <w:rFonts w:ascii="Arial" w:eastAsia="Times New Roman" w:hAnsi="Arial" w:cs="Arial"/>
      <w:szCs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0E76B5"/>
    <w:pPr>
      <w:ind w:firstLine="709"/>
      <w:jc w:val="both"/>
    </w:pPr>
    <w:rPr>
      <w:rFonts w:ascii="Tahoma" w:eastAsia="Calibri" w:hAnsi="Tahoma" w:cs="Times New Roman"/>
      <w:sz w:val="20"/>
    </w:rPr>
  </w:style>
  <w:style w:type="character" w:customStyle="1" w:styleId="01CORPOTEXTOChar">
    <w:name w:val="01_CORPO_TEXTO Char"/>
    <w:link w:val="01CORPOTEXTO"/>
    <w:rsid w:val="000E76B5"/>
    <w:rPr>
      <w:rFonts w:ascii="Tahoma" w:eastAsia="Calibri" w:hAnsi="Tahoma" w:cs="Times New Roman"/>
      <w:sz w:val="20"/>
    </w:rPr>
  </w:style>
  <w:style w:type="paragraph" w:customStyle="1" w:styleId="BotoPT">
    <w:name w:val="BotãoPT"/>
    <w:link w:val="BotoPTChar"/>
    <w:rsid w:val="000E76B5"/>
    <w:pPr>
      <w:tabs>
        <w:tab w:val="num" w:pos="227"/>
        <w:tab w:val="num" w:pos="1013"/>
      </w:tabs>
      <w:spacing w:before="120" w:after="0" w:line="240" w:lineRule="auto"/>
      <w:ind w:left="1296" w:hanging="283"/>
      <w:jc w:val="both"/>
    </w:pPr>
    <w:rPr>
      <w:rFonts w:ascii="Arial" w:eastAsia="Cambria" w:hAnsi="Arial" w:cs="Tahoma"/>
      <w:bCs/>
      <w:sz w:val="24"/>
      <w:szCs w:val="24"/>
      <w:lang w:eastAsia="pt-BR"/>
    </w:rPr>
  </w:style>
  <w:style w:type="character" w:customStyle="1" w:styleId="BotoPTChar">
    <w:name w:val="BotãoPT Char"/>
    <w:basedOn w:val="Fontepargpadro"/>
    <w:link w:val="BotoPT"/>
    <w:locked/>
    <w:rsid w:val="000E76B5"/>
    <w:rPr>
      <w:rFonts w:ascii="Arial" w:eastAsia="Cambria" w:hAnsi="Arial" w:cs="Tahoma"/>
      <w:bCs/>
      <w:sz w:val="24"/>
      <w:szCs w:val="24"/>
      <w:lang w:eastAsia="pt-BR"/>
    </w:rPr>
  </w:style>
  <w:style w:type="paragraph" w:customStyle="1" w:styleId="CorpodetextoPT">
    <w:name w:val="Corpo de texto PT"/>
    <w:basedOn w:val="Corpodetexto"/>
    <w:rsid w:val="00352302"/>
    <w:rPr>
      <w:rFonts w:cs="Times New Roman"/>
      <w:sz w:val="24"/>
      <w:szCs w:val="20"/>
    </w:rPr>
  </w:style>
  <w:style w:type="paragraph" w:customStyle="1" w:styleId="RecuodaLista2">
    <w:name w:val="Recuo da Lista 2"/>
    <w:basedOn w:val="Normal"/>
    <w:uiPriority w:val="99"/>
    <w:rsid w:val="00352302"/>
    <w:pPr>
      <w:widowControl w:val="0"/>
      <w:numPr>
        <w:numId w:val="19"/>
      </w:numPr>
      <w:tabs>
        <w:tab w:val="clear" w:pos="170"/>
        <w:tab w:val="num" w:pos="926"/>
      </w:tabs>
      <w:suppressAutoHyphens/>
      <w:spacing w:before="120" w:after="120" w:line="240" w:lineRule="auto"/>
      <w:ind w:left="1080" w:hanging="360"/>
      <w:jc w:val="both"/>
    </w:pPr>
    <w:rPr>
      <w:rFonts w:ascii="Times New Roman" w:eastAsia="Cambria" w:hAnsi="Times New Roman" w:cs="Tahoma"/>
      <w:szCs w:val="24"/>
      <w:lang w:eastAsia="pt-BR"/>
    </w:rPr>
  </w:style>
  <w:style w:type="paragraph" w:customStyle="1" w:styleId="TabelaLista">
    <w:name w:val="Tabela Lista"/>
    <w:basedOn w:val="Corpodetexto"/>
    <w:rsid w:val="00352302"/>
    <w:pPr>
      <w:spacing w:after="120"/>
      <w:jc w:val="center"/>
    </w:pPr>
  </w:style>
  <w:style w:type="paragraph" w:customStyle="1" w:styleId="Itemrecuadonivel1">
    <w:name w:val="Item  recuado nivel 1"/>
    <w:basedOn w:val="Normal"/>
    <w:link w:val="Itemrecuadonivel1CharChar"/>
    <w:rsid w:val="00352302"/>
    <w:pPr>
      <w:autoSpaceDE w:val="0"/>
      <w:autoSpaceDN w:val="0"/>
      <w:adjustRightInd w:val="0"/>
      <w:spacing w:after="0" w:line="280" w:lineRule="atLeast"/>
      <w:ind w:left="283"/>
      <w:textAlignment w:val="center"/>
    </w:pPr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character" w:customStyle="1" w:styleId="Itemrecuadonivel1CharChar">
    <w:name w:val="Item  recuado nivel 1 Char Char"/>
    <w:basedOn w:val="Fontepargpadro"/>
    <w:link w:val="Itemrecuadonivel1"/>
    <w:locked/>
    <w:rsid w:val="00352302"/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paragraph" w:customStyle="1" w:styleId="TabelaDescrio">
    <w:name w:val="Tabela Descrição"/>
    <w:basedOn w:val="Corpodetexto"/>
    <w:rsid w:val="002659E7"/>
    <w:pPr>
      <w:spacing w:before="60" w:after="60"/>
    </w:pPr>
  </w:style>
  <w:style w:type="paragraph" w:styleId="MapadoDocumento">
    <w:name w:val="Document Map"/>
    <w:basedOn w:val="Normal"/>
    <w:link w:val="MapadoDocumentoChar"/>
    <w:uiPriority w:val="99"/>
    <w:rsid w:val="002659E7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Cs w:val="24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2659E7"/>
    <w:rPr>
      <w:rFonts w:ascii="Tahoma" w:eastAsia="Times New Roman" w:hAnsi="Tahoma" w:cs="Tahoma"/>
      <w:szCs w:val="24"/>
      <w:shd w:val="clear" w:color="auto" w:fill="000080"/>
      <w:lang w:eastAsia="pt-BR"/>
    </w:rPr>
  </w:style>
  <w:style w:type="paragraph" w:customStyle="1" w:styleId="BNSNormal">
    <w:name w:val="BNS Normal"/>
    <w:basedOn w:val="Normal"/>
    <w:link w:val="BNSNormalChar"/>
    <w:uiPriority w:val="99"/>
    <w:rsid w:val="003B5BD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3B5BD9"/>
    <w:rPr>
      <w:rFonts w:ascii="Arial" w:eastAsia="Cambria" w:hAnsi="Arial" w:cs="Arial"/>
      <w:lang w:eastAsia="pt-BR"/>
    </w:rPr>
  </w:style>
  <w:style w:type="paragraph" w:styleId="Corpodetexto2">
    <w:name w:val="Body Text 2"/>
    <w:basedOn w:val="Normal"/>
    <w:link w:val="Corpodetexto2Char"/>
    <w:rsid w:val="00E37E4E"/>
    <w:pPr>
      <w:spacing w:after="120" w:line="48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E37E4E"/>
    <w:rPr>
      <w:rFonts w:ascii="Arial" w:eastAsia="Times New Roman" w:hAnsi="Arial" w:cs="Times New Roman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11656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1656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1656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656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65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A72E29-92D5-4A26-A7D8-788A2128C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4530</Words>
  <Characters>24466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Possatto Rothstein</dc:creator>
  <cp:lastModifiedBy>Marcela Dias</cp:lastModifiedBy>
  <cp:revision>2</cp:revision>
  <cp:lastPrinted>2016-09-29T16:57:00Z</cp:lastPrinted>
  <dcterms:created xsi:type="dcterms:W3CDTF">2016-10-28T13:30:00Z</dcterms:created>
  <dcterms:modified xsi:type="dcterms:W3CDTF">2016-10-28T13:30:00Z</dcterms:modified>
</cp:coreProperties>
</file>