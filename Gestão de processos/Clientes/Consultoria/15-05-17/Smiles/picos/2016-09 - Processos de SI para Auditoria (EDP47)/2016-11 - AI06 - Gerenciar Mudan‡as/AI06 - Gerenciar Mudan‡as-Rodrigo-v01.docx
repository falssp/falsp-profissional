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A60829" w14:textId="77777777" w:rsidR="000C2873" w:rsidRPr="00C4056A" w:rsidRDefault="006A44A2" w:rsidP="000C2873">
      <w:pPr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414A0E8B" wp14:editId="511CBE1E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6A6D02D0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6B653A6" wp14:editId="2BB3DD79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3F85A" w14:textId="77777777" w:rsidR="00765319" w:rsidRDefault="0076531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6F862CEC" wp14:editId="09764078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14:paraId="26E3F85A" w14:textId="77777777" w:rsidR="00765319" w:rsidRDefault="0076531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6F862CEC" wp14:editId="09764078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B7DDA">
        <w:rPr>
          <w:rFonts w:cstheme="minorHAnsi"/>
        </w:rPr>
        <w:t xml:space="preserve"> </w:t>
      </w:r>
      <w:r w:rsidR="009227FD">
        <w:rPr>
          <w:rFonts w:cstheme="minorHAnsi"/>
        </w:rPr>
        <w:t>1</w:t>
      </w:r>
    </w:p>
    <w:p w14:paraId="0E93E22B" w14:textId="77777777" w:rsidR="00CD01CE" w:rsidRPr="00C4056A" w:rsidRDefault="00CD01CE" w:rsidP="000C2873">
      <w:pPr>
        <w:rPr>
          <w:rFonts w:cstheme="minorHAnsi"/>
        </w:rPr>
      </w:pPr>
    </w:p>
    <w:p w14:paraId="5A5833DB" w14:textId="77777777" w:rsidR="00CD01CE" w:rsidRPr="00C4056A" w:rsidRDefault="00CD01CE" w:rsidP="000C2873">
      <w:pPr>
        <w:rPr>
          <w:rFonts w:cstheme="minorHAnsi"/>
        </w:rPr>
      </w:pPr>
    </w:p>
    <w:p w14:paraId="04CA4728" w14:textId="77777777" w:rsidR="00CD01CE" w:rsidRPr="00C4056A" w:rsidRDefault="00CD01CE" w:rsidP="000C2873">
      <w:pPr>
        <w:rPr>
          <w:rFonts w:cstheme="minorHAnsi"/>
        </w:rPr>
      </w:pPr>
    </w:p>
    <w:p w14:paraId="5F1880E7" w14:textId="77777777" w:rsidR="00CD01CE" w:rsidRPr="00C4056A" w:rsidRDefault="00CD01CE" w:rsidP="000C2873">
      <w:pPr>
        <w:rPr>
          <w:rFonts w:cstheme="minorHAnsi"/>
        </w:rPr>
      </w:pPr>
    </w:p>
    <w:p w14:paraId="4A1600AC" w14:textId="77777777" w:rsidR="00CD01CE" w:rsidRPr="00C4056A" w:rsidRDefault="00CD01CE" w:rsidP="00FA3224">
      <w:pPr>
        <w:jc w:val="center"/>
        <w:rPr>
          <w:rFonts w:cstheme="minorHAnsi"/>
        </w:rPr>
      </w:pPr>
    </w:p>
    <w:p w14:paraId="4924AFC2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F77872F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4789EA85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0F6BEFF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6509E579" w14:textId="77777777" w:rsidR="00D917FA" w:rsidRPr="00C4056A" w:rsidRDefault="00D917FA" w:rsidP="00FA3224">
      <w:pPr>
        <w:jc w:val="center"/>
        <w:rPr>
          <w:rFonts w:cstheme="minorHAnsi"/>
        </w:rPr>
      </w:pPr>
    </w:p>
    <w:p w14:paraId="47B52C92" w14:textId="77777777" w:rsidR="00D917FA" w:rsidRPr="00C4056A" w:rsidRDefault="00D917FA" w:rsidP="00FA3224">
      <w:pPr>
        <w:jc w:val="center"/>
        <w:rPr>
          <w:rFonts w:cstheme="minorHAnsi"/>
        </w:rPr>
      </w:pPr>
    </w:p>
    <w:p w14:paraId="0C7BC02C" w14:textId="77777777" w:rsidR="00330667" w:rsidRPr="00C4056A" w:rsidRDefault="006A44A2" w:rsidP="00FA3224">
      <w:pPr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E444074" wp14:editId="0B695F49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C450A" w14:textId="77777777" w:rsidR="00765319" w:rsidRDefault="00765319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Gerenciamento de Mudanças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14:paraId="39AC450A" w14:textId="77777777" w:rsidR="00765319" w:rsidRDefault="00765319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Gerenciamento de Mudanças</w:t>
                      </w:r>
                    </w:p>
                  </w:txbxContent>
                </v:textbox>
              </v:shape>
            </w:pict>
          </mc:Fallback>
        </mc:AlternateContent>
      </w:r>
    </w:p>
    <w:p w14:paraId="02881761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39F58AFA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BE16F24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32718C26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491A6000" w14:textId="77777777" w:rsidR="00CD01CE" w:rsidRPr="00C4056A" w:rsidRDefault="00CD01CE" w:rsidP="00330667">
      <w:pPr>
        <w:jc w:val="center"/>
        <w:rPr>
          <w:rFonts w:cstheme="minorHAnsi"/>
        </w:rPr>
      </w:pPr>
    </w:p>
    <w:p w14:paraId="13E1C3CF" w14:textId="77777777" w:rsidR="00CD01CE" w:rsidRPr="00C4056A" w:rsidRDefault="00CD01CE" w:rsidP="000C2873">
      <w:pPr>
        <w:rPr>
          <w:rFonts w:cstheme="minorHAnsi"/>
        </w:rPr>
      </w:pPr>
    </w:p>
    <w:p w14:paraId="57218D93" w14:textId="77777777" w:rsidR="00CD01CE" w:rsidRPr="00C4056A" w:rsidRDefault="00CD01CE" w:rsidP="000C2873">
      <w:pPr>
        <w:rPr>
          <w:rFonts w:cstheme="minorHAnsi"/>
        </w:rPr>
      </w:pPr>
    </w:p>
    <w:p w14:paraId="3D413524" w14:textId="77777777" w:rsidR="00CD01CE" w:rsidRPr="00C4056A" w:rsidRDefault="00CD01CE" w:rsidP="00FA3224">
      <w:pPr>
        <w:jc w:val="right"/>
        <w:rPr>
          <w:rFonts w:cstheme="minorHAnsi"/>
        </w:rPr>
      </w:pPr>
    </w:p>
    <w:p w14:paraId="09A07FC5" w14:textId="77777777" w:rsidR="00CD01CE" w:rsidRPr="00C4056A" w:rsidRDefault="00CD01CE" w:rsidP="000C2873">
      <w:pPr>
        <w:rPr>
          <w:rFonts w:cstheme="minorHAnsi"/>
        </w:rPr>
      </w:pPr>
    </w:p>
    <w:p w14:paraId="6D526C4D" w14:textId="77777777" w:rsidR="00CD01CE" w:rsidRPr="00C4056A" w:rsidRDefault="00CD01CE" w:rsidP="00FA3224">
      <w:pPr>
        <w:jc w:val="right"/>
        <w:rPr>
          <w:rFonts w:cstheme="minorHAnsi"/>
        </w:rPr>
      </w:pPr>
    </w:p>
    <w:p w14:paraId="0E11A79C" w14:textId="77777777" w:rsidR="00CD01CE" w:rsidRPr="00C4056A" w:rsidRDefault="00CD01CE" w:rsidP="000C2873">
      <w:pPr>
        <w:rPr>
          <w:rFonts w:cstheme="minorHAnsi"/>
        </w:rPr>
      </w:pPr>
    </w:p>
    <w:p w14:paraId="5657B2DC" w14:textId="77777777" w:rsidR="00CD01CE" w:rsidRPr="00C4056A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14:paraId="7D757BAF" w14:textId="77777777" w:rsidR="00E94ACE" w:rsidRPr="00C4056A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p w14:paraId="17D8FEE3" w14:textId="77777777" w:rsidR="00D7386F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5429288" w:history="1">
            <w:r w:rsidR="00D7386F" w:rsidRPr="0021203E">
              <w:rPr>
                <w:rStyle w:val="Hyperlink"/>
              </w:rPr>
              <w:t>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Mudanças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_Toc465429288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3</w:t>
            </w:r>
            <w:r w:rsidR="00D7386F">
              <w:rPr>
                <w:webHidden/>
              </w:rPr>
              <w:fldChar w:fldCharType="end"/>
            </w:r>
          </w:hyperlink>
        </w:p>
        <w:p w14:paraId="7AB70642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89" w:history="1">
            <w:r w:rsidR="00D7386F" w:rsidRPr="0021203E">
              <w:rPr>
                <w:rStyle w:val="Hyperlink"/>
              </w:rPr>
              <w:t>1.1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Objetivo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_Toc465429289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3</w:t>
            </w:r>
            <w:r w:rsidR="00D7386F">
              <w:rPr>
                <w:webHidden/>
              </w:rPr>
              <w:fldChar w:fldCharType="end"/>
            </w:r>
          </w:hyperlink>
        </w:p>
        <w:p w14:paraId="5A7800DF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0" w:history="1">
            <w:r w:rsidR="00D7386F" w:rsidRPr="0021203E">
              <w:rPr>
                <w:rStyle w:val="Hyperlink"/>
              </w:rPr>
              <w:t>1.2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Escopo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_Toc465429290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3</w:t>
            </w:r>
            <w:r w:rsidR="00D7386F">
              <w:rPr>
                <w:webHidden/>
              </w:rPr>
              <w:fldChar w:fldCharType="end"/>
            </w:r>
          </w:hyperlink>
        </w:p>
        <w:p w14:paraId="48C63E42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1" w:history="1">
            <w:r w:rsidR="00D7386F" w:rsidRPr="0021203E">
              <w:rPr>
                <w:rStyle w:val="Hyperlink"/>
              </w:rPr>
              <w:t>1.3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Glossário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_Toc465429291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3</w:t>
            </w:r>
            <w:r w:rsidR="00D7386F">
              <w:rPr>
                <w:webHidden/>
              </w:rPr>
              <w:fldChar w:fldCharType="end"/>
            </w:r>
          </w:hyperlink>
        </w:p>
        <w:p w14:paraId="784F3C3F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2" w:history="1">
            <w:r w:rsidR="00D7386F" w:rsidRPr="0021203E">
              <w:rPr>
                <w:rStyle w:val="Hyperlink"/>
              </w:rPr>
              <w:t>1.4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Diretrizes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_Toc465429292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4</w:t>
            </w:r>
            <w:r w:rsidR="00D7386F">
              <w:rPr>
                <w:webHidden/>
              </w:rPr>
              <w:fldChar w:fldCharType="end"/>
            </w:r>
          </w:hyperlink>
        </w:p>
        <w:p w14:paraId="12C727AA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3" w:history="1">
            <w:r w:rsidR="00D7386F" w:rsidRPr="0021203E">
              <w:rPr>
                <w:rStyle w:val="Hyperlink"/>
              </w:rPr>
              <w:t>1.5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Interface com outros processos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_Toc465429293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7</w:t>
            </w:r>
            <w:r w:rsidR="00D7386F">
              <w:rPr>
                <w:webHidden/>
              </w:rPr>
              <w:fldChar w:fldCharType="end"/>
            </w:r>
          </w:hyperlink>
        </w:p>
        <w:p w14:paraId="7D495216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4" w:history="1">
            <w:r w:rsidR="00D7386F" w:rsidRPr="0021203E">
              <w:rPr>
                <w:rStyle w:val="Hyperlink"/>
                <w:i/>
              </w:rPr>
              <w:t>1.5.1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Incidentes de Segurança da Informação: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_Toc465429294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7</w:t>
            </w:r>
            <w:r w:rsidR="00D7386F">
              <w:rPr>
                <w:webHidden/>
              </w:rPr>
              <w:fldChar w:fldCharType="end"/>
            </w:r>
          </w:hyperlink>
        </w:p>
        <w:p w14:paraId="00DF1214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5" w:history="1">
            <w:r w:rsidR="00D7386F" w:rsidRPr="0021203E">
              <w:rPr>
                <w:rStyle w:val="Hyperlink"/>
                <w:i/>
              </w:rPr>
              <w:t>1.5.2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Incidentes de TI: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_Toc465429295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7</w:t>
            </w:r>
            <w:r w:rsidR="00D7386F">
              <w:rPr>
                <w:webHidden/>
              </w:rPr>
              <w:fldChar w:fldCharType="end"/>
            </w:r>
          </w:hyperlink>
        </w:p>
        <w:p w14:paraId="08C534F4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6" w:history="1">
            <w:r w:rsidR="00D7386F" w:rsidRPr="0021203E">
              <w:rPr>
                <w:rStyle w:val="Hyperlink"/>
                <w:i/>
              </w:rPr>
              <w:t>1.5.3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Problemas: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_Toc465429296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7</w:t>
            </w:r>
            <w:r w:rsidR="00D7386F">
              <w:rPr>
                <w:webHidden/>
              </w:rPr>
              <w:fldChar w:fldCharType="end"/>
            </w:r>
          </w:hyperlink>
        </w:p>
        <w:p w14:paraId="108D2426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7" w:history="1">
            <w:r w:rsidR="00D7386F" w:rsidRPr="0021203E">
              <w:rPr>
                <w:rStyle w:val="Hyperlink"/>
                <w:i/>
              </w:rPr>
              <w:t>1.5.4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Níveis de Serviço: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_Toc465429297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7</w:t>
            </w:r>
            <w:r w:rsidR="00D7386F">
              <w:rPr>
                <w:webHidden/>
              </w:rPr>
              <w:fldChar w:fldCharType="end"/>
            </w:r>
          </w:hyperlink>
        </w:p>
        <w:p w14:paraId="11B08AEE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8" w:history="1">
            <w:r w:rsidR="00D7386F" w:rsidRPr="0021203E">
              <w:rPr>
                <w:rStyle w:val="Hyperlink"/>
                <w:i/>
              </w:rPr>
              <w:t>1.5.5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Disponibilidade: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_Toc465429298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8</w:t>
            </w:r>
            <w:r w:rsidR="00D7386F">
              <w:rPr>
                <w:webHidden/>
              </w:rPr>
              <w:fldChar w:fldCharType="end"/>
            </w:r>
          </w:hyperlink>
        </w:p>
        <w:p w14:paraId="3CCE825F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9" w:history="1">
            <w:r w:rsidR="00D7386F" w:rsidRPr="0021203E">
              <w:rPr>
                <w:rStyle w:val="Hyperlink"/>
                <w:i/>
              </w:rPr>
              <w:t>1.5.6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Capacidade: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_Toc465429299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8</w:t>
            </w:r>
            <w:r w:rsidR="00D7386F">
              <w:rPr>
                <w:webHidden/>
              </w:rPr>
              <w:fldChar w:fldCharType="end"/>
            </w:r>
          </w:hyperlink>
        </w:p>
        <w:p w14:paraId="596C57A8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0" w:history="1">
            <w:r w:rsidR="00D7386F" w:rsidRPr="0021203E">
              <w:rPr>
                <w:rStyle w:val="Hyperlink"/>
              </w:rPr>
              <w:t>1.6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Impacto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_Toc465429300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8</w:t>
            </w:r>
            <w:r w:rsidR="00D7386F">
              <w:rPr>
                <w:webHidden/>
              </w:rPr>
              <w:fldChar w:fldCharType="end"/>
            </w:r>
          </w:hyperlink>
        </w:p>
        <w:p w14:paraId="2C6BA1CC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1" w:history="1">
            <w:r w:rsidR="00D7386F" w:rsidRPr="0021203E">
              <w:rPr>
                <w:rStyle w:val="Hyperlink"/>
              </w:rPr>
              <w:t>1.7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Probabilidade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_Toc465429301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9</w:t>
            </w:r>
            <w:r w:rsidR="00D7386F">
              <w:rPr>
                <w:webHidden/>
              </w:rPr>
              <w:fldChar w:fldCharType="end"/>
            </w:r>
          </w:hyperlink>
        </w:p>
        <w:p w14:paraId="382AD9D0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2" w:history="1">
            <w:r w:rsidR="00D7386F" w:rsidRPr="0021203E">
              <w:rPr>
                <w:rStyle w:val="Hyperlink"/>
              </w:rPr>
              <w:t>1.8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Estabelecendo o Risco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_Toc465429302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9</w:t>
            </w:r>
            <w:r w:rsidR="00D7386F">
              <w:rPr>
                <w:webHidden/>
              </w:rPr>
              <w:fldChar w:fldCharType="end"/>
            </w:r>
          </w:hyperlink>
        </w:p>
        <w:p w14:paraId="5EF2DE12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3" w:history="1">
            <w:r w:rsidR="00D7386F" w:rsidRPr="0021203E">
              <w:rPr>
                <w:rStyle w:val="Hyperlink"/>
                <w:i/>
              </w:rPr>
              <w:t>1.8.1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Classificação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_Toc465429303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10</w:t>
            </w:r>
            <w:r w:rsidR="00D7386F">
              <w:rPr>
                <w:webHidden/>
              </w:rPr>
              <w:fldChar w:fldCharType="end"/>
            </w:r>
          </w:hyperlink>
        </w:p>
        <w:p w14:paraId="263E4CC1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4" w:history="1">
            <w:r w:rsidR="00D7386F" w:rsidRPr="0021203E">
              <w:rPr>
                <w:rStyle w:val="Hyperlink"/>
              </w:rPr>
              <w:t>2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Proposta de Mudança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_Toc465429304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10</w:t>
            </w:r>
            <w:r w:rsidR="00D7386F">
              <w:rPr>
                <w:webHidden/>
              </w:rPr>
              <w:fldChar w:fldCharType="end"/>
            </w:r>
          </w:hyperlink>
        </w:p>
        <w:p w14:paraId="3F135763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5" w:history="1">
            <w:r w:rsidR="00D7386F" w:rsidRPr="0021203E">
              <w:rPr>
                <w:rStyle w:val="Hyperlink"/>
              </w:rPr>
              <w:t>3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Calendário de Mudanças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_Toc465429305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10</w:t>
            </w:r>
            <w:r w:rsidR="00D7386F">
              <w:rPr>
                <w:webHidden/>
              </w:rPr>
              <w:fldChar w:fldCharType="end"/>
            </w:r>
          </w:hyperlink>
        </w:p>
        <w:p w14:paraId="640C518C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6" w:history="1">
            <w:r w:rsidR="00D7386F" w:rsidRPr="0021203E">
              <w:rPr>
                <w:rStyle w:val="Hyperlink"/>
              </w:rPr>
              <w:t>4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Comitês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_Toc465429306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11</w:t>
            </w:r>
            <w:r w:rsidR="00D7386F">
              <w:rPr>
                <w:webHidden/>
              </w:rPr>
              <w:fldChar w:fldCharType="end"/>
            </w:r>
          </w:hyperlink>
        </w:p>
        <w:p w14:paraId="47A146DE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7" w:history="1">
            <w:r w:rsidR="00D7386F" w:rsidRPr="0021203E">
              <w:rPr>
                <w:rStyle w:val="Hyperlink"/>
              </w:rPr>
              <w:t>4.1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Membros do Comitê Consultivo de Mudanças (CAB)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_Toc465429307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11</w:t>
            </w:r>
            <w:r w:rsidR="00D7386F">
              <w:rPr>
                <w:webHidden/>
              </w:rPr>
              <w:fldChar w:fldCharType="end"/>
            </w:r>
          </w:hyperlink>
        </w:p>
        <w:p w14:paraId="112898C7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8" w:history="1">
            <w:r w:rsidR="00D7386F" w:rsidRPr="0021203E">
              <w:rPr>
                <w:rStyle w:val="Hyperlink"/>
              </w:rPr>
              <w:t>4.2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Membros do Comitê Consultivo de Mudanças Emergencial (ECAB)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_Toc465429308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11</w:t>
            </w:r>
            <w:r w:rsidR="00D7386F">
              <w:rPr>
                <w:webHidden/>
              </w:rPr>
              <w:fldChar w:fldCharType="end"/>
            </w:r>
          </w:hyperlink>
        </w:p>
        <w:p w14:paraId="5D79D3DF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9" w:history="1">
            <w:r w:rsidR="00D7386F" w:rsidRPr="0021203E">
              <w:rPr>
                <w:rStyle w:val="Hyperlink"/>
              </w:rPr>
              <w:t>5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Fluxo “Gerenciamento de Mudanças”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_Toc465429309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12</w:t>
            </w:r>
            <w:r w:rsidR="00D7386F">
              <w:rPr>
                <w:webHidden/>
              </w:rPr>
              <w:fldChar w:fldCharType="end"/>
            </w:r>
          </w:hyperlink>
        </w:p>
        <w:p w14:paraId="25C1FA17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10" w:history="1">
            <w:r w:rsidR="00D7386F" w:rsidRPr="0021203E">
              <w:rPr>
                <w:rStyle w:val="Hyperlink"/>
              </w:rPr>
              <w:t>5.1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Descrição do Fluxo “Gerenciamento de Mudanças”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_Toc465429310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12</w:t>
            </w:r>
            <w:r w:rsidR="00D7386F">
              <w:rPr>
                <w:webHidden/>
              </w:rPr>
              <w:fldChar w:fldCharType="end"/>
            </w:r>
          </w:hyperlink>
        </w:p>
        <w:p w14:paraId="1DA4034C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11" w:history="1">
            <w:r w:rsidR="00D7386F" w:rsidRPr="0021203E">
              <w:rPr>
                <w:rStyle w:val="Hyperlink"/>
              </w:rPr>
              <w:t>6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Matriz RACI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_Toc465429311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15</w:t>
            </w:r>
            <w:r w:rsidR="00D7386F">
              <w:rPr>
                <w:webHidden/>
              </w:rPr>
              <w:fldChar w:fldCharType="end"/>
            </w:r>
          </w:hyperlink>
        </w:p>
        <w:p w14:paraId="381F4444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12" w:history="1">
            <w:r w:rsidR="00D7386F" w:rsidRPr="0021203E">
              <w:rPr>
                <w:rStyle w:val="Hyperlink"/>
              </w:rPr>
              <w:t>7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Indicadores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_Toc465429312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15</w:t>
            </w:r>
            <w:r w:rsidR="00D7386F">
              <w:rPr>
                <w:webHidden/>
              </w:rPr>
              <w:fldChar w:fldCharType="end"/>
            </w:r>
          </w:hyperlink>
        </w:p>
        <w:p w14:paraId="228AAD63" w14:textId="77777777" w:rsidR="00D7386F" w:rsidRDefault="007653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13" w:history="1">
            <w:r w:rsidR="00D7386F" w:rsidRPr="0021203E">
              <w:rPr>
                <w:rStyle w:val="Hyperlink"/>
              </w:rPr>
              <w:t>8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Documentos de apoio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_Toc465429313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15</w:t>
            </w:r>
            <w:r w:rsidR="00D7386F">
              <w:rPr>
                <w:webHidden/>
              </w:rPr>
              <w:fldChar w:fldCharType="end"/>
            </w:r>
          </w:hyperlink>
        </w:p>
        <w:p w14:paraId="2AB22FB5" w14:textId="77777777" w:rsidR="00593876" w:rsidRPr="00C4056A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14:paraId="10DCF07F" w14:textId="77777777" w:rsidR="00E94ACE" w:rsidRPr="00C4056A" w:rsidRDefault="00765319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14:paraId="07030564" w14:textId="77777777" w:rsidR="00521ECA" w:rsidRDefault="00521ECA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19F28B39" w14:textId="77777777" w:rsidR="00281FDB" w:rsidRPr="00C4056A" w:rsidRDefault="000E76B5" w:rsidP="009F7D35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0" w:name="_Toc465429288"/>
      <w:r>
        <w:rPr>
          <w:rFonts w:asciiTheme="minorHAnsi" w:hAnsiTheme="minorHAnsi" w:cstheme="minorHAnsi"/>
          <w:sz w:val="28"/>
        </w:rPr>
        <w:lastRenderedPageBreak/>
        <w:t>Gerenciamento de Mudanças</w:t>
      </w:r>
      <w:bookmarkEnd w:id="0"/>
    </w:p>
    <w:p w14:paraId="08D3BE89" w14:textId="77777777" w:rsidR="00E94ACE" w:rsidRPr="00C4056A" w:rsidRDefault="00E94ACE" w:rsidP="00E94ACE">
      <w:pPr>
        <w:spacing w:after="0"/>
        <w:rPr>
          <w:rFonts w:cstheme="minorHAnsi"/>
        </w:rPr>
      </w:pPr>
    </w:p>
    <w:p w14:paraId="3E41436B" w14:textId="77777777" w:rsidR="00B33050" w:rsidRPr="00C4056A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" w:name="_Toc465429289"/>
      <w:r w:rsidRPr="00C4056A">
        <w:rPr>
          <w:rFonts w:asciiTheme="minorHAnsi" w:hAnsiTheme="minorHAnsi" w:cstheme="minorHAnsi"/>
          <w:sz w:val="28"/>
        </w:rPr>
        <w:t>Objetivo</w:t>
      </w:r>
      <w:bookmarkEnd w:id="1"/>
    </w:p>
    <w:p w14:paraId="68C43BCE" w14:textId="77777777" w:rsidR="00CA5C68" w:rsidRDefault="00C52E20" w:rsidP="00730330">
      <w:pPr>
        <w:ind w:right="282"/>
        <w:jc w:val="both"/>
        <w:rPr>
          <w:rFonts w:cstheme="minorHAnsi"/>
        </w:rPr>
      </w:pPr>
      <w:r>
        <w:rPr>
          <w:rFonts w:cstheme="minorHAnsi"/>
        </w:rPr>
        <w:t xml:space="preserve">Este processo tem como objetivo </w:t>
      </w:r>
      <w:r w:rsidR="00730330">
        <w:rPr>
          <w:rFonts w:cstheme="minorHAnsi"/>
        </w:rPr>
        <w:t>ga</w:t>
      </w:r>
      <w:r w:rsidR="00730330" w:rsidRPr="00730330">
        <w:rPr>
          <w:rFonts w:cstheme="minorHAnsi"/>
        </w:rPr>
        <w:t xml:space="preserve">rantir que todas as mudanças </w:t>
      </w:r>
      <w:r w:rsidR="00F51B8F">
        <w:rPr>
          <w:rFonts w:cstheme="minorHAnsi"/>
        </w:rPr>
        <w:t xml:space="preserve">de TI em ambiente de produção </w:t>
      </w:r>
      <w:r w:rsidR="00730330" w:rsidRPr="00730330">
        <w:rPr>
          <w:rFonts w:cstheme="minorHAnsi"/>
        </w:rPr>
        <w:t xml:space="preserve">serão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egistradas,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valiadas,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utorizadas,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riorizadas,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lanejadas, </w:t>
      </w:r>
      <w:r w:rsidR="00730330">
        <w:rPr>
          <w:rFonts w:cstheme="minorHAnsi"/>
        </w:rPr>
        <w:t>t</w:t>
      </w:r>
      <w:r w:rsidR="00730330" w:rsidRPr="00730330">
        <w:rPr>
          <w:rFonts w:cstheme="minorHAnsi"/>
        </w:rPr>
        <w:t xml:space="preserve">estadas, </w:t>
      </w:r>
      <w:r w:rsidR="00730330">
        <w:rPr>
          <w:rFonts w:cstheme="minorHAnsi"/>
        </w:rPr>
        <w:t>i</w:t>
      </w:r>
      <w:r w:rsidR="00730330" w:rsidRPr="00730330">
        <w:rPr>
          <w:rFonts w:cstheme="minorHAnsi"/>
        </w:rPr>
        <w:t xml:space="preserve">mplementadas, </w:t>
      </w:r>
      <w:r w:rsidR="00730330">
        <w:rPr>
          <w:rFonts w:cstheme="minorHAnsi"/>
        </w:rPr>
        <w:t>d</w:t>
      </w:r>
      <w:r w:rsidR="00730330" w:rsidRPr="00730330">
        <w:rPr>
          <w:rFonts w:cstheme="minorHAnsi"/>
        </w:rPr>
        <w:t xml:space="preserve">ocumentadas e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evisadas de maneira padronizada e controlada, reduzindo assim </w:t>
      </w:r>
      <w:r w:rsidR="008E6101">
        <w:rPr>
          <w:rFonts w:cstheme="minorHAnsi"/>
        </w:rPr>
        <w:t xml:space="preserve">impacto </w:t>
      </w:r>
      <w:r w:rsidR="00C334DC">
        <w:rPr>
          <w:rFonts w:cstheme="minorHAnsi"/>
        </w:rPr>
        <w:t xml:space="preserve">e risco </w:t>
      </w:r>
      <w:r w:rsidR="008E6101">
        <w:rPr>
          <w:rFonts w:cstheme="minorHAnsi"/>
        </w:rPr>
        <w:t xml:space="preserve">ao negócio da </w:t>
      </w:r>
      <w:r w:rsidR="008E6101" w:rsidRPr="008E6101">
        <w:rPr>
          <w:rFonts w:cstheme="minorHAnsi"/>
          <w:b/>
          <w:color w:val="F79646" w:themeColor="accent6"/>
        </w:rPr>
        <w:t>Smiles</w:t>
      </w:r>
      <w:r w:rsidR="008E6101">
        <w:rPr>
          <w:rFonts w:cstheme="minorHAnsi"/>
        </w:rPr>
        <w:t>.</w:t>
      </w:r>
      <w:r w:rsidR="00730330" w:rsidRPr="00730330">
        <w:rPr>
          <w:rFonts w:cstheme="minorHAnsi"/>
        </w:rPr>
        <w:t xml:space="preserve"> </w:t>
      </w:r>
    </w:p>
    <w:p w14:paraId="4B37492B" w14:textId="77777777" w:rsidR="00D03D28" w:rsidRPr="00C4056A" w:rsidRDefault="00D03D28" w:rsidP="007F100A">
      <w:pPr>
        <w:spacing w:after="0"/>
        <w:rPr>
          <w:rFonts w:cstheme="minorHAnsi"/>
        </w:rPr>
      </w:pPr>
    </w:p>
    <w:p w14:paraId="22FECFB7" w14:textId="77777777" w:rsidR="0052303B" w:rsidRPr="00C4056A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" w:name="_Toc465429290"/>
      <w:r w:rsidRPr="00C4056A">
        <w:rPr>
          <w:rFonts w:asciiTheme="minorHAnsi" w:hAnsiTheme="minorHAnsi" w:cstheme="minorHAnsi"/>
          <w:sz w:val="28"/>
        </w:rPr>
        <w:t>Escopo</w:t>
      </w:r>
      <w:bookmarkEnd w:id="2"/>
    </w:p>
    <w:p w14:paraId="247351D6" w14:textId="77777777" w:rsidR="00740E9C" w:rsidRPr="00740E9C" w:rsidRDefault="00740E9C" w:rsidP="00740E9C">
      <w:pPr>
        <w:ind w:right="282"/>
        <w:jc w:val="both"/>
        <w:rPr>
          <w:rFonts w:cstheme="minorHAnsi"/>
        </w:rPr>
      </w:pPr>
      <w:r w:rsidRPr="00740E9C">
        <w:rPr>
          <w:rFonts w:cstheme="minorHAnsi"/>
        </w:rPr>
        <w:t xml:space="preserve">O escopo do </w:t>
      </w:r>
      <w:r w:rsidR="00CA5C68">
        <w:rPr>
          <w:rFonts w:cstheme="minorHAnsi"/>
        </w:rPr>
        <w:t xml:space="preserve">processo de </w:t>
      </w:r>
      <w:r w:rsidRPr="00740E9C">
        <w:rPr>
          <w:rFonts w:cstheme="minorHAnsi"/>
        </w:rPr>
        <w:t xml:space="preserve">Gerenciamento de Mudanças cobre </w:t>
      </w:r>
      <w:r w:rsidRPr="00730330">
        <w:rPr>
          <w:rFonts w:cstheme="minorHAnsi"/>
        </w:rPr>
        <w:t xml:space="preserve">qualquer </w:t>
      </w:r>
      <w:r>
        <w:rPr>
          <w:rFonts w:cstheme="minorHAnsi"/>
        </w:rPr>
        <w:t>a</w:t>
      </w:r>
      <w:r w:rsidRPr="00730330">
        <w:rPr>
          <w:rFonts w:cstheme="minorHAnsi"/>
        </w:rPr>
        <w:t xml:space="preserve">dição, </w:t>
      </w:r>
      <w:r>
        <w:rPr>
          <w:rFonts w:cstheme="minorHAnsi"/>
        </w:rPr>
        <w:t>m</w:t>
      </w:r>
      <w:r w:rsidRPr="00730330">
        <w:rPr>
          <w:rFonts w:cstheme="minorHAnsi"/>
        </w:rPr>
        <w:t xml:space="preserve">odificação ou </w:t>
      </w:r>
      <w:r>
        <w:rPr>
          <w:rFonts w:cstheme="minorHAnsi"/>
        </w:rPr>
        <w:t>r</w:t>
      </w:r>
      <w:r w:rsidRPr="00730330">
        <w:rPr>
          <w:rFonts w:cstheme="minorHAnsi"/>
        </w:rPr>
        <w:t>emoção de componente do serviço</w:t>
      </w:r>
      <w:r w:rsidRPr="00740E9C">
        <w:rPr>
          <w:rFonts w:cstheme="minorHAnsi"/>
        </w:rPr>
        <w:t xml:space="preserve"> </w:t>
      </w:r>
      <w:r>
        <w:rPr>
          <w:rFonts w:cstheme="minorHAnsi"/>
        </w:rPr>
        <w:t>no ambiente de produção</w:t>
      </w:r>
      <w:r w:rsidR="00DB3529">
        <w:rPr>
          <w:rFonts w:cstheme="minorHAnsi"/>
        </w:rPr>
        <w:t xml:space="preserve"> da </w:t>
      </w:r>
      <w:r w:rsidR="00DB3529" w:rsidRPr="00740E9C">
        <w:rPr>
          <w:rFonts w:cstheme="minorHAnsi"/>
          <w:b/>
          <w:color w:val="F79646" w:themeColor="accent6"/>
        </w:rPr>
        <w:t>Smiles</w:t>
      </w:r>
      <w:r w:rsidR="00BA36E2">
        <w:rPr>
          <w:rFonts w:cstheme="minorHAnsi"/>
        </w:rPr>
        <w:t>.</w:t>
      </w:r>
      <w:r w:rsidRPr="00740E9C">
        <w:rPr>
          <w:rFonts w:cstheme="minorHAnsi"/>
        </w:rPr>
        <w:t xml:space="preserve"> </w:t>
      </w:r>
    </w:p>
    <w:p w14:paraId="7717349D" w14:textId="77777777" w:rsidR="00C93D3E" w:rsidRDefault="00C93D3E">
      <w:pPr>
        <w:rPr>
          <w:rFonts w:eastAsia="Times New Roman" w:cstheme="minorHAnsi"/>
          <w:b/>
          <w:bCs/>
          <w:sz w:val="28"/>
          <w:szCs w:val="24"/>
        </w:rPr>
      </w:pPr>
      <w:bookmarkStart w:id="3" w:name="_Toc461617031"/>
    </w:p>
    <w:p w14:paraId="504A5BE0" w14:textId="77777777" w:rsidR="000F0293" w:rsidRPr="00C4056A" w:rsidRDefault="00C334DC" w:rsidP="000F0293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4" w:name="_Toc465429291"/>
      <w:bookmarkEnd w:id="3"/>
      <w:r>
        <w:rPr>
          <w:rFonts w:asciiTheme="minorHAnsi" w:hAnsiTheme="minorHAnsi" w:cstheme="minorHAnsi"/>
          <w:sz w:val="28"/>
        </w:rPr>
        <w:t>Glossário</w:t>
      </w:r>
      <w:bookmarkEnd w:id="4"/>
    </w:p>
    <w:p w14:paraId="4FB38F7E" w14:textId="77777777" w:rsidR="000F0293" w:rsidRDefault="000F0293" w:rsidP="000F0293">
      <w:p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seguir, estão os principais conceitos e definições do processo de </w:t>
      </w:r>
      <w:r w:rsidR="000E76B5">
        <w:rPr>
          <w:rFonts w:cstheme="minorHAnsi"/>
        </w:rPr>
        <w:t>Gerenciamento de Mudanças</w:t>
      </w:r>
      <w:r w:rsidRPr="00C4056A">
        <w:rPr>
          <w:rFonts w:cstheme="minorHAnsi"/>
        </w:rPr>
        <w:t>:</w:t>
      </w:r>
    </w:p>
    <w:p w14:paraId="3694BCED" w14:textId="245A2878" w:rsidR="0025189D" w:rsidRPr="006A74CB" w:rsidRDefault="0025189D" w:rsidP="0025189D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 w:rsidRPr="0025189D">
        <w:rPr>
          <w:rFonts w:cstheme="minorHAnsi"/>
          <w:b/>
        </w:rPr>
        <w:t xml:space="preserve">Categoria: </w:t>
      </w:r>
      <w:r w:rsidR="00F51B8F">
        <w:rPr>
          <w:rFonts w:cstheme="minorHAnsi"/>
        </w:rPr>
        <w:t>É</w:t>
      </w:r>
      <w:r w:rsidRPr="0025189D">
        <w:rPr>
          <w:rFonts w:cstheme="minorHAnsi"/>
        </w:rPr>
        <w:t xml:space="preserve"> uma “classificação” das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25189D">
        <w:rPr>
          <w:rFonts w:cstheme="minorHAnsi"/>
        </w:rPr>
        <w:t>baseada no fluxo de registro e aprovações até sua efetiva execução</w:t>
      </w:r>
      <w:ins w:id="5" w:author="Rodrigo Possatto Rothstein" w:date="2016-11-01T09:39:00Z">
        <w:r w:rsidR="002811FA">
          <w:rPr>
            <w:rFonts w:cstheme="minorHAnsi"/>
          </w:rPr>
          <w:t xml:space="preserve"> e pode ser classificada </w:t>
        </w:r>
        <w:proofErr w:type="gramStart"/>
        <w:r w:rsidR="002811FA">
          <w:rPr>
            <w:rFonts w:cstheme="minorHAnsi"/>
          </w:rPr>
          <w:t>como:</w:t>
        </w:r>
      </w:ins>
      <w:proofErr w:type="gramEnd"/>
      <w:del w:id="6" w:author="Rodrigo Possatto Rothstein" w:date="2016-11-01T09:39:00Z">
        <w:r w:rsidRPr="0025189D" w:rsidDel="002811FA">
          <w:rPr>
            <w:rFonts w:cstheme="minorHAnsi"/>
          </w:rPr>
          <w:delText>.</w:delText>
        </w:r>
      </w:del>
    </w:p>
    <w:p w14:paraId="03209603" w14:textId="77777777" w:rsidR="006A74CB" w:rsidRDefault="006A74CB" w:rsidP="006A74CB">
      <w:pPr>
        <w:pStyle w:val="PargrafodaLista"/>
        <w:numPr>
          <w:ilvl w:val="0"/>
          <w:numId w:val="42"/>
        </w:numPr>
        <w:spacing w:after="0" w:line="240" w:lineRule="auto"/>
        <w:ind w:left="672"/>
        <w:jc w:val="both"/>
        <w:rPr>
          <w:rFonts w:cstheme="minorHAnsi"/>
        </w:rPr>
      </w:pPr>
      <w:r w:rsidRPr="00FC2E26">
        <w:rPr>
          <w:rFonts w:cstheme="minorHAnsi"/>
          <w:b/>
        </w:rPr>
        <w:t xml:space="preserve">Emergencial: </w:t>
      </w:r>
      <w:r>
        <w:rPr>
          <w:rFonts w:cstheme="minorHAnsi"/>
        </w:rPr>
        <w:t xml:space="preserve">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n</w:t>
      </w:r>
      <w:r w:rsidRPr="00FC2E26">
        <w:rPr>
          <w:rFonts w:cstheme="minorHAnsi"/>
        </w:rPr>
        <w:t xml:space="preserve">ão foi emitida no prazo para ser </w:t>
      </w:r>
      <w:r>
        <w:rPr>
          <w:rFonts w:cstheme="minorHAnsi"/>
        </w:rPr>
        <w:t>deliberada</w:t>
      </w:r>
      <w:r w:rsidRPr="00FC2E26">
        <w:rPr>
          <w:rFonts w:cstheme="minorHAnsi"/>
        </w:rPr>
        <w:t xml:space="preserve"> pelo Comitê Consultivo de Mudanças (CAB) e não está associada a um Incidente de alto impacto “</w:t>
      </w:r>
      <w:proofErr w:type="spellStart"/>
      <w:r w:rsidRPr="00FC2E26">
        <w:rPr>
          <w:rFonts w:cstheme="minorHAnsi"/>
          <w:i/>
        </w:rPr>
        <w:t>Blocker</w:t>
      </w:r>
      <w:proofErr w:type="spellEnd"/>
      <w:r w:rsidRPr="00FC2E26">
        <w:rPr>
          <w:rFonts w:cstheme="minorHAnsi"/>
        </w:rPr>
        <w:t xml:space="preserve">”, porém precisa ser executada na data definida, para evitar que ocorra algum impacto ao negócio. Deve </w:t>
      </w:r>
      <w:r>
        <w:rPr>
          <w:rFonts w:cstheme="minorHAnsi"/>
        </w:rPr>
        <w:t xml:space="preserve">ser deliberada </w:t>
      </w:r>
      <w:r w:rsidRPr="00FC2E26">
        <w:rPr>
          <w:rFonts w:cstheme="minorHAnsi"/>
        </w:rPr>
        <w:t>no Comitê Consultivo de Mudanças Emergencial (ECAB</w:t>
      </w:r>
      <w:r>
        <w:rPr>
          <w:rFonts w:cstheme="minorHAnsi"/>
        </w:rPr>
        <w:t>)</w:t>
      </w:r>
      <w:r w:rsidRPr="00FC2E26">
        <w:rPr>
          <w:rFonts w:cstheme="minorHAnsi"/>
        </w:rPr>
        <w:t xml:space="preserve">.  </w:t>
      </w:r>
    </w:p>
    <w:p w14:paraId="14279043" w14:textId="77777777" w:rsidR="006A74CB" w:rsidRDefault="006A74CB" w:rsidP="006A74CB">
      <w:pPr>
        <w:pStyle w:val="PargrafodaLista"/>
        <w:numPr>
          <w:ilvl w:val="0"/>
          <w:numId w:val="42"/>
        </w:numPr>
        <w:spacing w:after="0" w:line="240" w:lineRule="auto"/>
        <w:ind w:left="672"/>
        <w:jc w:val="both"/>
        <w:rPr>
          <w:rFonts w:cstheme="minorHAnsi"/>
        </w:rPr>
      </w:pPr>
      <w:r w:rsidRPr="000E76B5">
        <w:rPr>
          <w:rFonts w:cstheme="minorHAnsi"/>
          <w:b/>
        </w:rPr>
        <w:t xml:space="preserve">Normal: </w:t>
      </w:r>
      <w:r>
        <w:rPr>
          <w:rFonts w:cstheme="minorHAnsi"/>
        </w:rPr>
        <w:t>A</w:t>
      </w:r>
      <w:r w:rsidRPr="000E76B5">
        <w:rPr>
          <w:rFonts w:cstheme="minorHAnsi"/>
        </w:rPr>
        <w:t xml:space="preserve">presenta riscos desconhecidos, é complexa e segue procedimentos ou instruções de trabalho não padronizadas. </w:t>
      </w:r>
      <w:r w:rsidRPr="00FC2E26">
        <w:rPr>
          <w:rFonts w:cstheme="minorHAnsi"/>
        </w:rPr>
        <w:t xml:space="preserve">Deve </w:t>
      </w:r>
      <w:r>
        <w:rPr>
          <w:rFonts w:cstheme="minorHAnsi"/>
        </w:rPr>
        <w:t xml:space="preserve">ser deliberada </w:t>
      </w:r>
      <w:r w:rsidRPr="00FC2E26">
        <w:rPr>
          <w:rFonts w:cstheme="minorHAnsi"/>
        </w:rPr>
        <w:t>no Comitê</w:t>
      </w:r>
      <w:r>
        <w:rPr>
          <w:rFonts w:cstheme="minorHAnsi"/>
        </w:rPr>
        <w:t xml:space="preserve"> Consultivo de Mudanças (CAB)</w:t>
      </w:r>
      <w:r w:rsidRPr="000E76B5">
        <w:rPr>
          <w:rFonts w:cstheme="minorHAnsi"/>
        </w:rPr>
        <w:t>.</w:t>
      </w:r>
    </w:p>
    <w:p w14:paraId="4CD62366" w14:textId="77777777" w:rsidR="006A74CB" w:rsidRPr="006A74CB" w:rsidRDefault="006A74CB" w:rsidP="006A74CB">
      <w:pPr>
        <w:pStyle w:val="PargrafodaLista"/>
        <w:numPr>
          <w:ilvl w:val="0"/>
          <w:numId w:val="42"/>
        </w:numPr>
        <w:spacing w:after="0" w:line="240" w:lineRule="auto"/>
        <w:ind w:left="672"/>
        <w:jc w:val="both"/>
        <w:rPr>
          <w:rFonts w:cstheme="minorHAnsi"/>
          <w:b/>
        </w:rPr>
      </w:pPr>
      <w:r>
        <w:rPr>
          <w:rFonts w:cstheme="minorHAnsi"/>
          <w:b/>
        </w:rPr>
        <w:t>Informativa</w:t>
      </w:r>
      <w:r w:rsidRPr="00FC2E26">
        <w:rPr>
          <w:rFonts w:cstheme="minorHAnsi"/>
          <w:b/>
        </w:rPr>
        <w:t>:</w:t>
      </w:r>
      <w:r w:rsidRPr="00FC2E26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FC2E26">
        <w:rPr>
          <w:rFonts w:cstheme="minorHAnsi"/>
        </w:rPr>
        <w:t>em o objetivo de reparar erros em serviço de TI que esteja impactando negativamente o negócio a um grau elev</w:t>
      </w:r>
      <w:r>
        <w:rPr>
          <w:rFonts w:cstheme="minorHAnsi"/>
        </w:rPr>
        <w:t>ado, ou seja, deve ser associada</w:t>
      </w:r>
      <w:r w:rsidRPr="00FC2E26">
        <w:rPr>
          <w:rFonts w:cstheme="minorHAnsi"/>
        </w:rPr>
        <w:t xml:space="preserve"> a um Incidente </w:t>
      </w:r>
      <w:r>
        <w:rPr>
          <w:rFonts w:cstheme="minorHAnsi"/>
        </w:rPr>
        <w:t xml:space="preserve">de alto </w:t>
      </w:r>
      <w:r w:rsidRPr="00FC2E26">
        <w:rPr>
          <w:rFonts w:cstheme="minorHAnsi"/>
        </w:rPr>
        <w:t>impacto “</w:t>
      </w:r>
      <w:proofErr w:type="spellStart"/>
      <w:r w:rsidRPr="00FC2E26">
        <w:rPr>
          <w:rFonts w:cstheme="minorHAnsi"/>
          <w:i/>
        </w:rPr>
        <w:t>Blocker</w:t>
      </w:r>
      <w:proofErr w:type="spellEnd"/>
      <w:r w:rsidRPr="00FC2E26">
        <w:rPr>
          <w:rFonts w:cstheme="minorHAnsi"/>
        </w:rPr>
        <w:t>”</w:t>
      </w:r>
      <w:r>
        <w:rPr>
          <w:rFonts w:cstheme="minorHAnsi"/>
        </w:rPr>
        <w:t>, e pode ser registrada após a sua resolução</w:t>
      </w:r>
      <w:r w:rsidRPr="00FC2E26">
        <w:rPr>
          <w:rFonts w:cstheme="minorHAnsi"/>
        </w:rPr>
        <w:t>.</w:t>
      </w:r>
    </w:p>
    <w:p w14:paraId="4E18CE5B" w14:textId="4AB5F173" w:rsidR="006A74CB" w:rsidRDefault="006A74CB" w:rsidP="006A74CB">
      <w:pPr>
        <w:pStyle w:val="PargrafodaLista"/>
        <w:numPr>
          <w:ilvl w:val="0"/>
          <w:numId w:val="11"/>
        </w:numPr>
        <w:spacing w:after="0" w:line="240" w:lineRule="auto"/>
        <w:ind w:left="720"/>
        <w:jc w:val="both"/>
        <w:rPr>
          <w:rFonts w:cstheme="minorHAnsi"/>
        </w:rPr>
      </w:pPr>
      <w:r>
        <w:rPr>
          <w:rFonts w:cstheme="minorHAnsi"/>
          <w:b/>
        </w:rPr>
        <w:t>Pré-aprovada</w:t>
      </w:r>
      <w:r w:rsidRPr="000E76B5">
        <w:rPr>
          <w:rFonts w:cstheme="minorHAnsi"/>
          <w:b/>
        </w:rPr>
        <w:t>:</w:t>
      </w:r>
      <w:r w:rsidRPr="00C6497A">
        <w:rPr>
          <w:rFonts w:cstheme="minorHAnsi"/>
        </w:rPr>
        <w:t xml:space="preserve"> </w:t>
      </w:r>
      <w:r>
        <w:rPr>
          <w:rFonts w:cstheme="minorHAnsi"/>
        </w:rPr>
        <w:t>Apresenta</w:t>
      </w:r>
      <w:r w:rsidRPr="000E76B5">
        <w:rPr>
          <w:rFonts w:cstheme="minorHAnsi"/>
        </w:rPr>
        <w:t xml:space="preserve"> baixo risco, relativamente comum e segue procedimentos ou instruções de trabalho. </w:t>
      </w:r>
      <w:r w:rsidRPr="0065671A">
        <w:rPr>
          <w:rFonts w:cstheme="minorHAnsi"/>
        </w:rPr>
        <w:t>D</w:t>
      </w:r>
      <w:r w:rsidRPr="000E76B5">
        <w:rPr>
          <w:rFonts w:cstheme="minorHAnsi"/>
        </w:rPr>
        <w:t xml:space="preserve">eve ser tratada via </w:t>
      </w:r>
      <w:r>
        <w:rPr>
          <w:rFonts w:cstheme="minorHAnsi"/>
        </w:rPr>
        <w:t>processo</w:t>
      </w:r>
      <w:r w:rsidRPr="000E76B5">
        <w:rPr>
          <w:rFonts w:cstheme="minorHAnsi"/>
        </w:rPr>
        <w:t>.</w:t>
      </w:r>
      <w:r>
        <w:rPr>
          <w:rFonts w:cstheme="minorHAnsi"/>
        </w:rPr>
        <w:t xml:space="preserve"> Exemplos de s</w:t>
      </w:r>
      <w:r w:rsidRPr="00F55EFC">
        <w:rPr>
          <w:rFonts w:cstheme="minorHAnsi"/>
        </w:rPr>
        <w:t xml:space="preserve">ituações a serem consideradas </w:t>
      </w:r>
      <w:r>
        <w:rPr>
          <w:rFonts w:cstheme="minorHAnsi"/>
        </w:rPr>
        <w:t>como categoria P</w:t>
      </w:r>
      <w:r w:rsidR="00D7386F">
        <w:rPr>
          <w:rFonts w:cstheme="minorHAnsi"/>
        </w:rPr>
        <w:t>ré-aprovada</w:t>
      </w:r>
      <w:r>
        <w:rPr>
          <w:rFonts w:cstheme="minorHAnsi"/>
        </w:rPr>
        <w:t xml:space="preserve">, </w:t>
      </w:r>
      <w:r w:rsidRPr="00E31CA2">
        <w:rPr>
          <w:rFonts w:cstheme="minorHAnsi"/>
        </w:rPr>
        <w:t>ma</w:t>
      </w:r>
      <w:r>
        <w:rPr>
          <w:rFonts w:cstheme="minorHAnsi"/>
        </w:rPr>
        <w:t>s</w:t>
      </w:r>
      <w:r w:rsidRPr="00E31CA2">
        <w:rPr>
          <w:rFonts w:cstheme="minorHAnsi"/>
        </w:rPr>
        <w:t xml:space="preserve"> não limitam aos mesmos</w:t>
      </w:r>
      <w:r>
        <w:rPr>
          <w:rFonts w:cstheme="minorHAnsi"/>
        </w:rPr>
        <w:t>:</w:t>
      </w:r>
    </w:p>
    <w:p w14:paraId="28B14BC8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 xml:space="preserve">Nova </w:t>
      </w:r>
      <w:r w:rsidRPr="00FC2E26">
        <w:rPr>
          <w:rFonts w:cstheme="minorHAnsi"/>
        </w:rPr>
        <w:t>Promoção;</w:t>
      </w:r>
    </w:p>
    <w:p w14:paraId="34B4FF83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Alteração de Promoção;</w:t>
      </w:r>
    </w:p>
    <w:p w14:paraId="1EBB25D9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Exclusão de Promoção;</w:t>
      </w:r>
    </w:p>
    <w:p w14:paraId="0CA7C6D5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Atualização do software antivírus nos servidores;</w:t>
      </w:r>
    </w:p>
    <w:p w14:paraId="1B839A6B" w14:textId="77777777" w:rsidR="006A74CB" w:rsidRPr="00FC2E26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Atualização de patches de correção da Microsoft nos servidores.</w:t>
      </w:r>
    </w:p>
    <w:p w14:paraId="22C7C7D3" w14:textId="77777777" w:rsidR="0025189D" w:rsidRDefault="0025189D" w:rsidP="0025189D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14:paraId="6549B208" w14:textId="77777777" w:rsidR="00C93D3E" w:rsidRDefault="00D23CC1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Comitê Consultivo de Mudanças </w:t>
      </w:r>
      <w:r w:rsidR="00E13965">
        <w:rPr>
          <w:rFonts w:cstheme="minorHAnsi"/>
          <w:b/>
        </w:rPr>
        <w:t>(CAB)</w:t>
      </w:r>
      <w:r w:rsidR="00C93D3E" w:rsidRPr="00C93D3E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C93D3E" w:rsidRPr="00C93D3E">
        <w:rPr>
          <w:rFonts w:cstheme="minorHAnsi"/>
        </w:rPr>
        <w:t xml:space="preserve"> auxiliar </w:t>
      </w:r>
      <w:r w:rsidR="00172A66">
        <w:rPr>
          <w:rFonts w:cstheme="minorHAnsi"/>
        </w:rPr>
        <w:t xml:space="preserve">a área de Gerenciamento </w:t>
      </w:r>
      <w:r w:rsidR="00C93D3E" w:rsidRPr="00C93D3E">
        <w:rPr>
          <w:rFonts w:cstheme="minorHAnsi"/>
        </w:rPr>
        <w:t xml:space="preserve">Mudanças na </w:t>
      </w:r>
      <w:r w:rsidR="00ED7E54">
        <w:rPr>
          <w:rFonts w:cstheme="minorHAnsi"/>
        </w:rPr>
        <w:t>deliberação</w:t>
      </w:r>
      <w:r w:rsidR="00C93D3E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das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Normal</w:t>
      </w:r>
      <w:r w:rsidR="00C93D3E" w:rsidRPr="00C93D3E">
        <w:rPr>
          <w:rFonts w:cstheme="minorHAnsi"/>
        </w:rPr>
        <w:t>.</w:t>
      </w:r>
    </w:p>
    <w:p w14:paraId="573FC894" w14:textId="77777777" w:rsidR="00C93D3E" w:rsidRPr="00FC2E26" w:rsidRDefault="00D23CC1" w:rsidP="00C359C7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Comitê Consultivo de Mudanças </w:t>
      </w:r>
      <w:r w:rsidR="00C93D3E" w:rsidRPr="007F100A">
        <w:rPr>
          <w:rFonts w:cstheme="minorHAnsi"/>
          <w:b/>
        </w:rPr>
        <w:t>Emergencial</w:t>
      </w:r>
      <w:r w:rsidR="00E13965">
        <w:rPr>
          <w:rFonts w:cstheme="minorHAnsi"/>
          <w:b/>
        </w:rPr>
        <w:t xml:space="preserve"> (ECAB)</w:t>
      </w:r>
      <w:r w:rsidR="00C93D3E" w:rsidRPr="007F100A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7F100A" w:rsidRPr="00C93D3E">
        <w:rPr>
          <w:rFonts w:cstheme="minorHAnsi"/>
        </w:rPr>
        <w:t xml:space="preserve"> </w:t>
      </w:r>
      <w:r w:rsidR="00D2553D">
        <w:rPr>
          <w:rFonts w:cstheme="minorHAnsi"/>
        </w:rPr>
        <w:t>deliberar</w:t>
      </w:r>
      <w:r w:rsidR="007F100A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Emergencial</w:t>
      </w:r>
      <w:r w:rsidR="007F100A" w:rsidRPr="00C93D3E">
        <w:rPr>
          <w:rFonts w:cstheme="minorHAnsi"/>
        </w:rPr>
        <w:t>.</w:t>
      </w:r>
    </w:p>
    <w:p w14:paraId="44FEB047" w14:textId="77777777" w:rsidR="00927211" w:rsidRPr="00927211" w:rsidRDefault="00927211" w:rsidP="00927211">
      <w:pPr>
        <w:pStyle w:val="PargrafodaLista"/>
        <w:rPr>
          <w:rFonts w:cstheme="minorHAnsi"/>
        </w:rPr>
      </w:pPr>
    </w:p>
    <w:p w14:paraId="79BD7DD0" w14:textId="77777777" w:rsidR="00927211" w:rsidRPr="00617D8B" w:rsidRDefault="00617D8B" w:rsidP="00927211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Executores</w:t>
      </w:r>
      <w:r w:rsidR="00927211" w:rsidRPr="00927211">
        <w:rPr>
          <w:rFonts w:cstheme="minorHAnsi"/>
          <w:b/>
        </w:rPr>
        <w:t xml:space="preserve">: </w:t>
      </w:r>
      <w:r w:rsidRPr="00617D8B">
        <w:rPr>
          <w:rFonts w:cstheme="minorHAnsi"/>
        </w:rPr>
        <w:t>S</w:t>
      </w:r>
      <w:r w:rsidR="00927211" w:rsidRPr="00617D8B">
        <w:rPr>
          <w:rFonts w:cstheme="minorHAnsi"/>
        </w:rPr>
        <w:t xml:space="preserve">ão aquelas que executam efetivamente as atividades das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. </w:t>
      </w:r>
      <w:r w:rsidR="00927211" w:rsidRPr="00617D8B">
        <w:rPr>
          <w:rFonts w:cstheme="minorHAnsi"/>
        </w:rPr>
        <w:t>Podem ser compostas por funcionários, colaboradores terceiros ou fornecedores externos.</w:t>
      </w:r>
    </w:p>
    <w:p w14:paraId="75909596" w14:textId="77777777" w:rsidR="00FC2E26" w:rsidRPr="00FC2E26" w:rsidRDefault="00FC2E26" w:rsidP="00FC2E26">
      <w:pPr>
        <w:spacing w:after="0" w:line="240" w:lineRule="auto"/>
        <w:jc w:val="both"/>
        <w:rPr>
          <w:rFonts w:cstheme="minorHAnsi"/>
          <w:b/>
        </w:rPr>
      </w:pPr>
    </w:p>
    <w:p w14:paraId="46C7939A" w14:textId="77777777" w:rsidR="00C93D3E" w:rsidRPr="00360530" w:rsidRDefault="00F33A13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Mudança: </w:t>
      </w:r>
      <w:r w:rsidRPr="00F33A13">
        <w:rPr>
          <w:rFonts w:cstheme="minorHAnsi"/>
        </w:rPr>
        <w:t xml:space="preserve">Toda </w:t>
      </w:r>
      <w:r w:rsidR="000D051A">
        <w:rPr>
          <w:rFonts w:cstheme="minorHAnsi"/>
        </w:rPr>
        <w:t>a</w:t>
      </w:r>
      <w:r w:rsidR="000D051A" w:rsidRPr="00730330">
        <w:rPr>
          <w:rFonts w:cstheme="minorHAnsi"/>
        </w:rPr>
        <w:t xml:space="preserve">dição, </w:t>
      </w:r>
      <w:r w:rsidR="000D051A">
        <w:rPr>
          <w:rFonts w:cstheme="minorHAnsi"/>
        </w:rPr>
        <w:t>m</w:t>
      </w:r>
      <w:r w:rsidR="000D051A" w:rsidRPr="00730330">
        <w:rPr>
          <w:rFonts w:cstheme="minorHAnsi"/>
        </w:rPr>
        <w:t xml:space="preserve">odificação ou </w:t>
      </w:r>
      <w:r w:rsidR="000D051A">
        <w:rPr>
          <w:rFonts w:cstheme="minorHAnsi"/>
        </w:rPr>
        <w:t>r</w:t>
      </w:r>
      <w:r w:rsidR="000D051A" w:rsidRPr="00730330">
        <w:rPr>
          <w:rFonts w:cstheme="minorHAnsi"/>
        </w:rPr>
        <w:t xml:space="preserve">emoção </w:t>
      </w:r>
      <w:r w:rsidR="00C93D3E" w:rsidRPr="00C93D3E">
        <w:rPr>
          <w:rFonts w:cstheme="minorHAnsi"/>
        </w:rPr>
        <w:t>de qualquer coisa que possa afet</w:t>
      </w:r>
      <w:r>
        <w:rPr>
          <w:rFonts w:cstheme="minorHAnsi"/>
        </w:rPr>
        <w:t>ar s</w:t>
      </w:r>
      <w:r w:rsidR="007F100A">
        <w:rPr>
          <w:rFonts w:cstheme="minorHAnsi"/>
        </w:rPr>
        <w:t>erviços de TI em ambiente de Produção.</w:t>
      </w:r>
    </w:p>
    <w:p w14:paraId="71765B60" w14:textId="77777777" w:rsidR="00360530" w:rsidRPr="00360530" w:rsidRDefault="00360530" w:rsidP="00360530">
      <w:pPr>
        <w:pStyle w:val="PargrafodaLista"/>
        <w:rPr>
          <w:rFonts w:cstheme="minorHAnsi"/>
        </w:rPr>
      </w:pPr>
    </w:p>
    <w:p w14:paraId="649C694F" w14:textId="77777777" w:rsidR="00360530" w:rsidRPr="00360530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Origem</w:t>
      </w:r>
      <w:r w:rsidRPr="00360530">
        <w:rPr>
          <w:rFonts w:cstheme="minorHAnsi"/>
          <w:b/>
        </w:rPr>
        <w:t xml:space="preserve">: </w:t>
      </w:r>
      <w:r>
        <w:rPr>
          <w:rFonts w:cstheme="minorHAnsi"/>
        </w:rPr>
        <w:t>S</w:t>
      </w:r>
      <w:r w:rsidRPr="00360530">
        <w:rPr>
          <w:rFonts w:cstheme="minorHAnsi"/>
        </w:rPr>
        <w:t xml:space="preserve">ão as situações que originaram as necessidades de execuções das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 w:rsidRPr="00360530">
        <w:rPr>
          <w:rFonts w:cstheme="minorHAnsi"/>
        </w:rPr>
        <w:t xml:space="preserve">. </w:t>
      </w:r>
    </w:p>
    <w:p w14:paraId="5F80EA38" w14:textId="77777777" w:rsidR="00C93D3E" w:rsidRDefault="00C93D3E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14:paraId="6FA63D1C" w14:textId="77777777" w:rsidR="00C93D3E" w:rsidRDefault="00E13965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proofErr w:type="spellStart"/>
      <w:r w:rsidRPr="00E13965">
        <w:rPr>
          <w:rFonts w:cstheme="minorHAnsi"/>
          <w:b/>
          <w:i/>
        </w:rPr>
        <w:t>Request</w:t>
      </w:r>
      <w:proofErr w:type="spellEnd"/>
      <w:r w:rsidRPr="00E13965">
        <w:rPr>
          <w:rFonts w:cstheme="minorHAnsi"/>
          <w:b/>
          <w:i/>
        </w:rPr>
        <w:t xml:space="preserve"> for </w:t>
      </w:r>
      <w:proofErr w:type="spellStart"/>
      <w:r w:rsidRPr="00E13965">
        <w:rPr>
          <w:rFonts w:cstheme="minorHAnsi"/>
          <w:b/>
          <w:i/>
        </w:rPr>
        <w:t>Change</w:t>
      </w:r>
      <w:proofErr w:type="spellEnd"/>
      <w:r>
        <w:rPr>
          <w:rFonts w:cstheme="minorHAnsi"/>
          <w:b/>
        </w:rPr>
        <w:t xml:space="preserve"> (RFC)</w:t>
      </w:r>
      <w:r w:rsidR="00C93D3E">
        <w:rPr>
          <w:rFonts w:cstheme="minorHAnsi"/>
          <w:b/>
        </w:rPr>
        <w:t xml:space="preserve">: </w:t>
      </w:r>
      <w:r w:rsidR="00CA5C68">
        <w:rPr>
          <w:rFonts w:cstheme="minorHAnsi"/>
        </w:rPr>
        <w:t>Um pedido formal para uma m</w:t>
      </w:r>
      <w:r w:rsidR="00C93D3E" w:rsidRPr="00C93D3E">
        <w:rPr>
          <w:rFonts w:cstheme="minorHAnsi"/>
        </w:rPr>
        <w:t xml:space="preserve">udança a ser realizada. Uma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="00CA5C68">
        <w:rPr>
          <w:rFonts w:cstheme="minorHAnsi"/>
        </w:rPr>
        <w:t xml:space="preserve"> inclui os detalhes da m</w:t>
      </w:r>
      <w:r w:rsidR="00C93D3E" w:rsidRPr="00C93D3E">
        <w:rPr>
          <w:rFonts w:cstheme="minorHAnsi"/>
        </w:rPr>
        <w:t>udança solicitada e pode ser registrada em papel ou em formato eletrônico.</w:t>
      </w:r>
    </w:p>
    <w:p w14:paraId="5783420C" w14:textId="77777777" w:rsidR="00360530" w:rsidRPr="00360530" w:rsidRDefault="00360530" w:rsidP="00360530">
      <w:pPr>
        <w:pStyle w:val="PargrafodaLista"/>
        <w:rPr>
          <w:rFonts w:cstheme="minorHAnsi"/>
        </w:rPr>
      </w:pPr>
    </w:p>
    <w:p w14:paraId="6189AF55" w14:textId="77777777" w:rsidR="00360530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ins w:id="7" w:author="Rodrigo Possatto Rothstein" w:date="2016-11-01T09:42:00Z"/>
          <w:rFonts w:cstheme="minorHAnsi"/>
        </w:rPr>
      </w:pPr>
      <w:r w:rsidRPr="00360530">
        <w:rPr>
          <w:rFonts w:cstheme="minorHAnsi"/>
          <w:b/>
        </w:rPr>
        <w:t xml:space="preserve">Risco: </w:t>
      </w:r>
      <w:r w:rsidRPr="00360530">
        <w:rPr>
          <w:rFonts w:cstheme="minorHAnsi"/>
        </w:rPr>
        <w:t xml:space="preserve">Representa a identificação do nível qualitativo do risco envolvido na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360530">
        <w:rPr>
          <w:rFonts w:cstheme="minorHAnsi"/>
        </w:rPr>
        <w:t>. Trata-se da probabilidade de concretização de impactos negativos nos ambientes de TI por conta da execução.</w:t>
      </w:r>
    </w:p>
    <w:p w14:paraId="7AB08376" w14:textId="77777777" w:rsidR="002811FA" w:rsidRPr="002811FA" w:rsidRDefault="002811FA" w:rsidP="002811FA">
      <w:pPr>
        <w:pStyle w:val="PargrafodaLista"/>
        <w:rPr>
          <w:ins w:id="8" w:author="Rodrigo Possatto Rothstein" w:date="2016-11-01T09:42:00Z"/>
          <w:rFonts w:cstheme="minorHAnsi"/>
        </w:rPr>
        <w:pPrChange w:id="9" w:author="Rodrigo Possatto Rothstein" w:date="2016-11-01T09:42:00Z">
          <w:pPr>
            <w:pStyle w:val="PargrafodaLista"/>
            <w:numPr>
              <w:numId w:val="15"/>
            </w:numPr>
            <w:spacing w:after="0" w:line="240" w:lineRule="auto"/>
            <w:ind w:left="312" w:hanging="360"/>
            <w:jc w:val="both"/>
          </w:pPr>
        </w:pPrChange>
      </w:pPr>
    </w:p>
    <w:p w14:paraId="31CF59B0" w14:textId="739DBFA2" w:rsidR="002811FA" w:rsidRPr="00360530" w:rsidRDefault="002811FA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ins w:id="10" w:author="Rodrigo Possatto Rothstein" w:date="2016-11-01T09:42:00Z">
        <w:r>
          <w:rPr>
            <w:rFonts w:cstheme="minorHAnsi"/>
          </w:rPr>
          <w:t>Rollback ou plano de Rollback</w:t>
        </w:r>
      </w:ins>
      <w:ins w:id="11" w:author="Rodrigo Possatto Rothstein" w:date="2016-11-01T09:52:00Z">
        <w:r w:rsidR="00704D06">
          <w:rPr>
            <w:rFonts w:cstheme="minorHAnsi"/>
          </w:rPr>
          <w:t xml:space="preserve"> ou Plano de Retorno</w:t>
        </w:r>
      </w:ins>
      <w:ins w:id="12" w:author="Rodrigo Possatto Rothstein" w:date="2016-11-01T09:42:00Z">
        <w:r>
          <w:rPr>
            <w:rFonts w:cstheme="minorHAnsi"/>
          </w:rPr>
          <w:t xml:space="preserve">: explicar </w:t>
        </w:r>
      </w:ins>
      <w:ins w:id="13" w:author="Rodrigo Possatto Rothstein" w:date="2016-11-01T09:43:00Z">
        <w:r>
          <w:rPr>
            <w:rFonts w:cstheme="minorHAnsi"/>
          </w:rPr>
          <w:t>o que é.</w:t>
        </w:r>
      </w:ins>
    </w:p>
    <w:p w14:paraId="7A183C12" w14:textId="77777777" w:rsidR="000E76B5" w:rsidRPr="000E76B5" w:rsidRDefault="000E76B5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14:paraId="0EC589D6" w14:textId="77777777" w:rsidR="00360530" w:rsidRPr="00360530" w:rsidRDefault="00360530" w:rsidP="006A74CB">
      <w:pPr>
        <w:pStyle w:val="PargrafodaLista"/>
        <w:numPr>
          <w:ilvl w:val="0"/>
          <w:numId w:val="43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Plano de Trabalho: </w:t>
      </w:r>
      <w:r>
        <w:rPr>
          <w:rFonts w:cstheme="minorHAnsi"/>
        </w:rPr>
        <w:t>R</w:t>
      </w:r>
      <w:r w:rsidRPr="00360530">
        <w:rPr>
          <w:rFonts w:cstheme="minorHAnsi"/>
        </w:rPr>
        <w:t xml:space="preserve">epresenta todo o planejamento da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360530">
        <w:rPr>
          <w:rFonts w:cstheme="minorHAnsi"/>
        </w:rPr>
        <w:t>, descrevendo o conjunto de atividades necessárias a serem executadas. Inclui informações das atividades, como executores e horários/prazos de execução.</w:t>
      </w:r>
    </w:p>
    <w:p w14:paraId="4B457DA1" w14:textId="77777777" w:rsidR="00360530" w:rsidRPr="00360530" w:rsidRDefault="00360530" w:rsidP="0036053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43F16DBE" w14:textId="77777777" w:rsidR="00360530" w:rsidRPr="00360530" w:rsidRDefault="00360530" w:rsidP="006A74CB">
      <w:pPr>
        <w:pStyle w:val="PargrafodaLista"/>
        <w:numPr>
          <w:ilvl w:val="0"/>
          <w:numId w:val="43"/>
        </w:numPr>
        <w:spacing w:after="0" w:line="240" w:lineRule="auto"/>
        <w:jc w:val="both"/>
        <w:rPr>
          <w:rFonts w:cstheme="minorHAnsi"/>
          <w:b/>
        </w:rPr>
      </w:pPr>
      <w:r w:rsidRPr="00360530">
        <w:rPr>
          <w:rFonts w:cstheme="minorHAnsi"/>
          <w:b/>
        </w:rPr>
        <w:t xml:space="preserve">Solicitante da Mudança: </w:t>
      </w:r>
      <w:r>
        <w:rPr>
          <w:rFonts w:cstheme="minorHAnsi"/>
        </w:rPr>
        <w:t>Refere-se a um contato da área de n</w:t>
      </w:r>
      <w:r w:rsidRPr="00360530">
        <w:rPr>
          <w:rFonts w:cstheme="minorHAnsi"/>
        </w:rPr>
        <w:t xml:space="preserve">egócio ou a um contato de TI que está demandando 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360530">
        <w:rPr>
          <w:rFonts w:cstheme="minorHAnsi"/>
        </w:rPr>
        <w:t>. Representa o principal interessado,</w:t>
      </w:r>
      <w:r>
        <w:rPr>
          <w:rFonts w:cstheme="minorHAnsi"/>
        </w:rPr>
        <w:t xml:space="preserve"> na companhia, pelo resultado</w:t>
      </w:r>
      <w:r w:rsidRPr="00360530">
        <w:rPr>
          <w:rFonts w:cstheme="minorHAnsi"/>
        </w:rPr>
        <w:t>, a qual deve ter como principal objetivo o atendimento a uma necessidade deste solicitante.</w:t>
      </w:r>
      <w:r w:rsidRPr="00360530">
        <w:rPr>
          <w:rFonts w:cstheme="minorHAnsi"/>
          <w:b/>
        </w:rPr>
        <w:t xml:space="preserve"> </w:t>
      </w:r>
    </w:p>
    <w:p w14:paraId="200BED37" w14:textId="77777777" w:rsidR="00C6497A" w:rsidRDefault="00C6497A" w:rsidP="000E76B5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14:paraId="04980CA2" w14:textId="77777777" w:rsidR="002659E7" w:rsidRDefault="002659E7" w:rsidP="002659E7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4" w:name="_Toc465429292"/>
      <w:bookmarkStart w:id="15" w:name="_Toc294106422"/>
      <w:r w:rsidRPr="00F904F2">
        <w:rPr>
          <w:rFonts w:asciiTheme="minorHAnsi" w:hAnsiTheme="minorHAnsi" w:cstheme="minorHAnsi"/>
          <w:sz w:val="28"/>
        </w:rPr>
        <w:t>Diretrizes</w:t>
      </w:r>
      <w:bookmarkEnd w:id="14"/>
      <w:r w:rsidRPr="00F904F2">
        <w:rPr>
          <w:rFonts w:asciiTheme="minorHAnsi" w:hAnsiTheme="minorHAnsi" w:cstheme="minorHAnsi"/>
          <w:sz w:val="28"/>
        </w:rPr>
        <w:t xml:space="preserve"> </w:t>
      </w:r>
    </w:p>
    <w:p w14:paraId="5829586D" w14:textId="77777777" w:rsidR="002659E7" w:rsidRPr="004D356C" w:rsidRDefault="002659E7" w:rsidP="002659E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 processo de Gerenciamento de Mudanças</w:t>
      </w:r>
      <w:r w:rsidRPr="004D356C">
        <w:rPr>
          <w:rFonts w:cstheme="minorHAnsi"/>
        </w:rPr>
        <w:t xml:space="preserve"> possui as seguintes diretrizes:</w:t>
      </w:r>
    </w:p>
    <w:p w14:paraId="45322291" w14:textId="77777777" w:rsidR="002659E7" w:rsidRPr="004D356C" w:rsidRDefault="002659E7" w:rsidP="002659E7">
      <w:pPr>
        <w:pStyle w:val="PargrafodaLista"/>
        <w:spacing w:after="0" w:line="240" w:lineRule="auto"/>
        <w:ind w:left="360"/>
        <w:jc w:val="both"/>
      </w:pPr>
    </w:p>
    <w:p w14:paraId="2F64EDC4" w14:textId="77777777" w:rsid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F904F2">
        <w:rPr>
          <w:rFonts w:cstheme="minorHAnsi"/>
          <w:b/>
        </w:rPr>
        <w:t>Ferramenta</w:t>
      </w:r>
      <w:r>
        <w:rPr>
          <w:rFonts w:cstheme="minorHAnsi"/>
          <w:b/>
        </w:rPr>
        <w:t xml:space="preserve"> </w:t>
      </w:r>
      <w:r w:rsidRPr="00F904F2">
        <w:rPr>
          <w:rFonts w:cstheme="minorHAnsi"/>
        </w:rPr>
        <w:t xml:space="preserve">– </w:t>
      </w:r>
      <w:r w:rsidR="00C334DC">
        <w:rPr>
          <w:rFonts w:cstheme="minorHAnsi"/>
        </w:rPr>
        <w:t>F</w:t>
      </w:r>
      <w:r>
        <w:rPr>
          <w:rFonts w:cstheme="minorHAnsi"/>
        </w:rPr>
        <w:t xml:space="preserve">erramenta oficial da </w:t>
      </w:r>
      <w:r w:rsidRPr="00F55EFC">
        <w:rPr>
          <w:rFonts w:cstheme="minorHAnsi"/>
          <w:b/>
          <w:color w:val="F79646" w:themeColor="accent6"/>
        </w:rPr>
        <w:t>Smiles</w:t>
      </w:r>
      <w:r>
        <w:rPr>
          <w:rFonts w:cstheme="minorHAnsi"/>
          <w:b/>
          <w:color w:val="F79646" w:themeColor="accent6"/>
        </w:rPr>
        <w:t xml:space="preserve"> </w:t>
      </w:r>
      <w:r w:rsidRPr="00F904F2">
        <w:rPr>
          <w:rFonts w:cstheme="minorHAnsi"/>
          <w:color w:val="000000" w:themeColor="text1"/>
        </w:rPr>
        <w:t xml:space="preserve">para </w:t>
      </w:r>
      <w:r>
        <w:rPr>
          <w:rFonts w:cstheme="minorHAnsi"/>
          <w:color w:val="000000" w:themeColor="text1"/>
        </w:rPr>
        <w:t xml:space="preserve">o processo de Gerenciamento de Mudanças é o </w:t>
      </w:r>
      <w:proofErr w:type="spellStart"/>
      <w:r>
        <w:rPr>
          <w:rFonts w:cstheme="minorHAnsi"/>
          <w:color w:val="000000" w:themeColor="text1"/>
        </w:rPr>
        <w:t>Jira</w:t>
      </w:r>
      <w:proofErr w:type="spellEnd"/>
      <w:r w:rsidRPr="00F904F2">
        <w:rPr>
          <w:rFonts w:cstheme="minorHAnsi"/>
          <w:color w:val="000000" w:themeColor="text1"/>
        </w:rPr>
        <w:t>.</w:t>
      </w:r>
    </w:p>
    <w:p w14:paraId="4E0250EB" w14:textId="77777777" w:rsidR="002659E7" w:rsidRDefault="002659E7" w:rsidP="002659E7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49E7239C" w14:textId="77777777" w:rsidR="002659E7" w:rsidRPr="00174870" w:rsidRDefault="002659E7" w:rsidP="00174870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  <w:b/>
        </w:rPr>
        <w:t xml:space="preserve">Gerenciamento de Mudanças - </w:t>
      </w:r>
      <w:r w:rsidRPr="00174870">
        <w:rPr>
          <w:rFonts w:cstheme="minorHAnsi"/>
        </w:rPr>
        <w:t xml:space="preserve">Haverá apenas um processo de </w:t>
      </w:r>
      <w:r w:rsidR="00CC5C68">
        <w:rPr>
          <w:rFonts w:cstheme="minorHAnsi"/>
        </w:rPr>
        <w:t xml:space="preserve">Gerenciamento de Mudanças </w:t>
      </w:r>
      <w:r w:rsidRPr="00174870">
        <w:rPr>
          <w:rFonts w:cstheme="minorHAnsi"/>
        </w:rPr>
        <w:t xml:space="preserve">para toda </w:t>
      </w:r>
      <w:r w:rsidR="00CA5C68" w:rsidRPr="00CA5C68">
        <w:rPr>
          <w:rFonts w:cstheme="minorHAnsi"/>
          <w:b/>
          <w:color w:val="F79646" w:themeColor="accent6"/>
        </w:rPr>
        <w:t>Smiles</w:t>
      </w:r>
      <w:r w:rsidRPr="00174870">
        <w:rPr>
          <w:rFonts w:cstheme="minorHAnsi"/>
        </w:rPr>
        <w:t>.</w:t>
      </w:r>
    </w:p>
    <w:p w14:paraId="434DE227" w14:textId="77777777" w:rsidR="002659E7" w:rsidRPr="002659E7" w:rsidRDefault="002659E7" w:rsidP="002659E7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1DE9BAC7" w14:textId="59BEB66C" w:rsidR="006A74CB" w:rsidRPr="00A12703" w:rsidRDefault="002659E7" w:rsidP="00A1270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6A74CB">
        <w:rPr>
          <w:rFonts w:cstheme="minorHAnsi"/>
          <w:b/>
        </w:rPr>
        <w:t xml:space="preserve">Registro </w:t>
      </w:r>
      <w:r w:rsidR="00174870" w:rsidRPr="006A74CB">
        <w:rPr>
          <w:rFonts w:cstheme="minorHAnsi"/>
          <w:b/>
        </w:rPr>
        <w:t>-</w:t>
      </w:r>
      <w:r w:rsidRPr="006A74CB">
        <w:rPr>
          <w:rFonts w:cstheme="minorHAnsi"/>
          <w:b/>
        </w:rPr>
        <w:t xml:space="preserve"> </w:t>
      </w:r>
      <w:r w:rsidRPr="00A12703">
        <w:rPr>
          <w:rFonts w:cstheme="minorHAnsi"/>
        </w:rPr>
        <w:t xml:space="preserve">O processo </w:t>
      </w:r>
      <w:r w:rsidR="007F100A" w:rsidRPr="00A12703">
        <w:rPr>
          <w:rFonts w:cstheme="minorHAnsi"/>
        </w:rPr>
        <w:t xml:space="preserve">de Gerenciamento de Mudanças </w:t>
      </w:r>
      <w:r w:rsidRPr="00A12703">
        <w:rPr>
          <w:rFonts w:cstheme="minorHAnsi"/>
        </w:rPr>
        <w:t>deverá definir um conjunto mínimo de informações que devem ser coletadas para o registro.</w:t>
      </w:r>
      <w:r w:rsidR="006A74CB" w:rsidRPr="00A12703">
        <w:rPr>
          <w:rFonts w:cstheme="minorHAnsi"/>
        </w:rPr>
        <w:t xml:space="preserve"> </w:t>
      </w:r>
      <w:r w:rsidR="00E37E4E" w:rsidRPr="00A12703">
        <w:rPr>
          <w:rFonts w:cstheme="minorHAnsi"/>
        </w:rPr>
        <w:t xml:space="preserve">Toda </w:t>
      </w:r>
      <w:proofErr w:type="spellStart"/>
      <w:r w:rsidR="00E37E4E" w:rsidRPr="00D7386F">
        <w:rPr>
          <w:rFonts w:cstheme="minorHAnsi"/>
          <w:i/>
        </w:rPr>
        <w:t>Request</w:t>
      </w:r>
      <w:proofErr w:type="spellEnd"/>
      <w:r w:rsidR="00E37E4E" w:rsidRPr="00D7386F">
        <w:rPr>
          <w:rFonts w:cstheme="minorHAnsi"/>
          <w:i/>
        </w:rPr>
        <w:t xml:space="preserve"> for </w:t>
      </w:r>
      <w:proofErr w:type="spellStart"/>
      <w:r w:rsidR="00E37E4E" w:rsidRPr="00D7386F">
        <w:rPr>
          <w:rFonts w:cstheme="minorHAnsi"/>
          <w:i/>
        </w:rPr>
        <w:t>Change</w:t>
      </w:r>
      <w:proofErr w:type="spellEnd"/>
      <w:r w:rsidR="00E37E4E" w:rsidRPr="00A12703">
        <w:rPr>
          <w:rFonts w:cstheme="minorHAnsi"/>
        </w:rPr>
        <w:t xml:space="preserve"> (RFC) deve</w:t>
      </w:r>
      <w:r w:rsidR="00A72407" w:rsidRPr="00A12703">
        <w:rPr>
          <w:rFonts w:cstheme="minorHAnsi"/>
        </w:rPr>
        <w:t>m</w:t>
      </w:r>
      <w:r w:rsidR="00E37E4E" w:rsidRPr="00A12703">
        <w:rPr>
          <w:rFonts w:cstheme="minorHAnsi"/>
        </w:rPr>
        <w:t xml:space="preserve"> apresentar</w:t>
      </w:r>
      <w:r w:rsidR="006A74CB" w:rsidRPr="00A12703">
        <w:rPr>
          <w:rFonts w:cstheme="minorHAnsi"/>
        </w:rPr>
        <w:t>:</w:t>
      </w:r>
    </w:p>
    <w:p w14:paraId="2AAF1825" w14:textId="6748BF65" w:rsidR="00E37E4E" w:rsidRPr="006A74CB" w:rsidRDefault="006A74CB" w:rsidP="0098336F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6A74CB">
        <w:rPr>
          <w:rFonts w:cstheme="minorHAnsi"/>
        </w:rPr>
        <w:t>Uma</w:t>
      </w:r>
      <w:r w:rsidR="00E37E4E" w:rsidRPr="006A74CB">
        <w:rPr>
          <w:rFonts w:cstheme="minorHAnsi"/>
        </w:rPr>
        <w:t xml:space="preserve"> identificação única, para fins de controle e rastreabilidade dos registros.</w:t>
      </w:r>
    </w:p>
    <w:p w14:paraId="1A3E1198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“Dono”, sua respectiva área e informação de contato.</w:t>
      </w:r>
    </w:p>
    <w:p w14:paraId="5A35B900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lastRenderedPageBreak/>
        <w:t>Um</w:t>
      </w:r>
      <w:r w:rsidR="00E37E4E" w:rsidRPr="00E37E4E">
        <w:rPr>
          <w:rFonts w:cstheme="minorHAnsi"/>
        </w:rPr>
        <w:t xml:space="preserve"> “Solicitante” (demandante da necessidade de Mudança), sua respectiva área e informação de contato.</w:t>
      </w:r>
      <w:r w:rsidR="00E37E4E">
        <w:rPr>
          <w:rFonts w:cstheme="minorHAnsi"/>
        </w:rPr>
        <w:t xml:space="preserve"> O solicitante poderá ser das áreas de negócios ou da própria á</w:t>
      </w:r>
      <w:r w:rsidR="00E37E4E" w:rsidRPr="00E37E4E">
        <w:rPr>
          <w:rFonts w:cstheme="minorHAnsi"/>
        </w:rPr>
        <w:t xml:space="preserve">rea de TI, desde que devidamente informados no registro da Mudança, evidenciando sua necessidade pela </w:t>
      </w:r>
      <w:r w:rsidR="00E37E4E">
        <w:rPr>
          <w:rFonts w:cstheme="minorHAnsi"/>
        </w:rPr>
        <w:t>RFC</w:t>
      </w:r>
      <w:r w:rsidR="00E37E4E" w:rsidRPr="00E37E4E">
        <w:rPr>
          <w:rFonts w:cstheme="minorHAnsi"/>
        </w:rPr>
        <w:t xml:space="preserve">. </w:t>
      </w:r>
    </w:p>
    <w:p w14:paraId="5A072B76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descritivo de seu objetivo principal, que embasa a necessidade de sua implantação</w:t>
      </w:r>
      <w:del w:id="16" w:author="Rodrigo Possatto Rothstein" w:date="2016-11-01T09:44:00Z">
        <w:r w:rsidR="00E37E4E" w:rsidRPr="00E37E4E" w:rsidDel="00765319">
          <w:rPr>
            <w:rFonts w:cstheme="minorHAnsi"/>
          </w:rPr>
          <w:delText xml:space="preserve"> </w:delText>
        </w:r>
      </w:del>
      <w:r w:rsidR="00E37E4E" w:rsidRPr="00E37E4E">
        <w:rPr>
          <w:rFonts w:cstheme="minorHAnsi"/>
        </w:rPr>
        <w:t>/</w:t>
      </w:r>
      <w:del w:id="17" w:author="Rodrigo Possatto Rothstein" w:date="2016-11-01T09:44:00Z">
        <w:r w:rsidR="00E37E4E" w:rsidRPr="00E37E4E" w:rsidDel="00765319">
          <w:rPr>
            <w:rFonts w:cstheme="minorHAnsi"/>
          </w:rPr>
          <w:delText xml:space="preserve"> </w:delText>
        </w:r>
      </w:del>
      <w:r w:rsidR="00E37E4E" w:rsidRPr="00E37E4E">
        <w:rPr>
          <w:rFonts w:cstheme="minorHAnsi"/>
        </w:rPr>
        <w:t xml:space="preserve">execução. </w:t>
      </w:r>
    </w:p>
    <w:p w14:paraId="601B2E60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617D8B">
        <w:rPr>
          <w:rFonts w:cstheme="minorHAnsi"/>
        </w:rPr>
        <w:t>Um</w:t>
      </w:r>
      <w:r w:rsidR="00E37E4E" w:rsidRPr="00617D8B">
        <w:rPr>
          <w:rFonts w:cstheme="minorHAnsi"/>
        </w:rPr>
        <w:t xml:space="preserve"> descritivo dos impactos que podem ser gerados caso a mesma</w:t>
      </w:r>
      <w:r w:rsidR="00E37E4E" w:rsidRPr="00E37E4E">
        <w:rPr>
          <w:rFonts w:cstheme="minorHAnsi"/>
        </w:rPr>
        <w:t xml:space="preserve"> não seja implementada / executada.</w:t>
      </w:r>
    </w:p>
    <w:p w14:paraId="0DCEF0EB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Apontar</w:t>
      </w:r>
      <w:r w:rsidR="00E37E4E" w:rsidRPr="00E37E4E">
        <w:rPr>
          <w:rFonts w:cstheme="minorHAnsi"/>
        </w:rPr>
        <w:t xml:space="preserve"> se a necessidade é oriunda de regulamentação ou lei que poderá penalizar a companhia caso não seja aplicada.</w:t>
      </w:r>
    </w:p>
    <w:p w14:paraId="56FD2B41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</w:t>
      </w:r>
      <w:r w:rsidR="00E37E4E" w:rsidRPr="00E37E4E">
        <w:rPr>
          <w:rFonts w:cstheme="minorHAnsi"/>
        </w:rPr>
        <w:t xml:space="preserve"> relação de atividades a serem executadas e seus respectivos executores. </w:t>
      </w:r>
    </w:p>
    <w:p w14:paraId="49714C2E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</w:t>
      </w:r>
      <w:r w:rsidR="00E37E4E" w:rsidRPr="00E37E4E">
        <w:rPr>
          <w:rFonts w:cstheme="minorHAnsi"/>
        </w:rPr>
        <w:t xml:space="preserve"> necessidade demandada ao Dono da </w:t>
      </w:r>
      <w:r w:rsidR="00E37E4E">
        <w:rPr>
          <w:rFonts w:cstheme="minorHAnsi"/>
        </w:rPr>
        <w:t>RFC</w:t>
      </w:r>
      <w:r w:rsidR="00E37E4E" w:rsidRPr="00E37E4E">
        <w:rPr>
          <w:rFonts w:cstheme="minorHAnsi"/>
        </w:rPr>
        <w:t xml:space="preserve">; a concordância dos envolvidos; os testes efetuados (caso aplicáveis) e demais aspectos que poderão ser exigidos, caso sejam determinados e devidamente comunicados no decorrer da operacionalização do processo. </w:t>
      </w:r>
    </w:p>
    <w:p w14:paraId="1A846C50" w14:textId="77777777" w:rsidR="00D52DFA" w:rsidRPr="00D52DFA" w:rsidRDefault="00D52DFA" w:rsidP="00D52DFA">
      <w:pPr>
        <w:pStyle w:val="PargrafodaLista"/>
        <w:rPr>
          <w:rFonts w:cstheme="minorHAnsi"/>
        </w:rPr>
      </w:pPr>
    </w:p>
    <w:p w14:paraId="653BE63E" w14:textId="77777777" w:rsidR="00D52DFA" w:rsidRPr="00174870" w:rsidRDefault="00D52DFA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  <w:b/>
        </w:rPr>
        <w:t>Origem</w:t>
      </w:r>
      <w:r>
        <w:rPr>
          <w:rFonts w:cstheme="minorHAnsi"/>
        </w:rPr>
        <w:t xml:space="preserve"> - </w:t>
      </w:r>
      <w:r w:rsidRPr="00174870">
        <w:rPr>
          <w:rFonts w:cstheme="minorHAnsi"/>
        </w:rPr>
        <w:t xml:space="preserve">Todas 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174870">
        <w:rPr>
          <w:rFonts w:cstheme="minorHAnsi"/>
        </w:rPr>
        <w:t>deverão</w:t>
      </w:r>
      <w:r>
        <w:rPr>
          <w:rFonts w:cstheme="minorHAnsi"/>
        </w:rPr>
        <w:t xml:space="preserve"> ter uma origem informada (Projeto, Melhoria, Bug, Problema, Incidente ou Solicitação).</w:t>
      </w:r>
    </w:p>
    <w:p w14:paraId="45FCC6AB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D5E686A" w14:textId="2BB3FFAE" w:rsidR="007F100A" w:rsidRDefault="00D52E53" w:rsidP="007F100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Categori</w:t>
      </w:r>
      <w:r w:rsidR="0069472D">
        <w:rPr>
          <w:rFonts w:cstheme="minorHAnsi"/>
          <w:b/>
        </w:rPr>
        <w:t>a</w:t>
      </w:r>
      <w:r w:rsidR="002659E7" w:rsidRPr="002659E7">
        <w:rPr>
          <w:rFonts w:cstheme="minorHAnsi"/>
          <w:b/>
        </w:rPr>
        <w:t xml:space="preserve"> - </w:t>
      </w:r>
      <w:bookmarkStart w:id="18" w:name="OLE_LINK1"/>
      <w:bookmarkStart w:id="19" w:name="OLE_LINK2"/>
      <w:r w:rsidR="002659E7" w:rsidRPr="00174870">
        <w:rPr>
          <w:rFonts w:cstheme="minorHAnsi"/>
        </w:rPr>
        <w:t xml:space="preserve">Todas 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2659E7" w:rsidRPr="00174870">
        <w:rPr>
          <w:rFonts w:cstheme="minorHAnsi"/>
        </w:rPr>
        <w:t>deverão ser ca</w:t>
      </w:r>
      <w:r w:rsidR="00933612">
        <w:rPr>
          <w:rFonts w:cstheme="minorHAnsi"/>
        </w:rPr>
        <w:t xml:space="preserve">tegorizadas como </w:t>
      </w:r>
      <w:r w:rsidR="005E403A">
        <w:rPr>
          <w:rFonts w:cstheme="minorHAnsi"/>
        </w:rPr>
        <w:t>Pré-aprovada</w:t>
      </w:r>
      <w:r w:rsidR="00933612">
        <w:rPr>
          <w:rFonts w:cstheme="minorHAnsi"/>
        </w:rPr>
        <w:t xml:space="preserve">, Normal, </w:t>
      </w:r>
      <w:r w:rsidR="002659E7" w:rsidRPr="00174870">
        <w:rPr>
          <w:rFonts w:cstheme="minorHAnsi"/>
        </w:rPr>
        <w:t>Emergencial</w:t>
      </w:r>
      <w:bookmarkEnd w:id="18"/>
      <w:bookmarkEnd w:id="19"/>
      <w:r w:rsidR="003E1E72">
        <w:rPr>
          <w:rFonts w:cstheme="minorHAnsi"/>
        </w:rPr>
        <w:t xml:space="preserve"> </w:t>
      </w:r>
      <w:r w:rsidR="00933612">
        <w:rPr>
          <w:rFonts w:cstheme="minorHAnsi"/>
        </w:rPr>
        <w:t xml:space="preserve">ou </w:t>
      </w:r>
      <w:r w:rsidR="005E403A">
        <w:rPr>
          <w:rFonts w:cstheme="minorHAnsi"/>
        </w:rPr>
        <w:t>Informativa</w:t>
      </w:r>
      <w:ins w:id="20" w:author="Rodrigo Possatto Rothstein" w:date="2016-11-01T09:45:00Z">
        <w:r w:rsidR="00765319">
          <w:rPr>
            <w:rFonts w:cstheme="minorHAnsi"/>
          </w:rPr>
          <w:t xml:space="preserve">, conforme definição </w:t>
        </w:r>
      </w:ins>
      <w:ins w:id="21" w:author="Rodrigo Possatto Rothstein" w:date="2016-11-01T09:46:00Z">
        <w:r w:rsidR="00765319">
          <w:rPr>
            <w:rFonts w:cstheme="minorHAnsi"/>
          </w:rPr>
          <w:t>detalhada no item 1.3.</w:t>
        </w:r>
      </w:ins>
      <w:proofErr w:type="gramStart"/>
      <w:del w:id="22" w:author="Rodrigo Possatto Rothstein" w:date="2016-11-01T09:45:00Z">
        <w:r w:rsidR="007F100A" w:rsidDel="00765319">
          <w:rPr>
            <w:rFonts w:cstheme="minorHAnsi"/>
          </w:rPr>
          <w:delText>.</w:delText>
        </w:r>
      </w:del>
      <w:proofErr w:type="gramEnd"/>
    </w:p>
    <w:p w14:paraId="79D85943" w14:textId="04CA9D77" w:rsidR="002659E7" w:rsidRPr="00174870" w:rsidDel="00765319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del w:id="23" w:author="Rodrigo Possatto Rothstein" w:date="2016-11-01T09:45:00Z"/>
          <w:rFonts w:cstheme="minorHAnsi"/>
        </w:rPr>
      </w:pPr>
      <w:del w:id="24" w:author="Rodrigo Possatto Rothstein" w:date="2016-11-01T09:45:00Z">
        <w:r w:rsidDel="00765319">
          <w:rPr>
            <w:rFonts w:cstheme="minorHAnsi"/>
          </w:rPr>
          <w:delText>Pré-aprovada</w:delText>
        </w:r>
        <w:r w:rsidR="002659E7" w:rsidRPr="00E37E4E" w:rsidDel="00765319">
          <w:rPr>
            <w:rFonts w:cstheme="minorHAnsi"/>
          </w:rPr>
          <w:delText>:</w:delText>
        </w:r>
        <w:r w:rsidR="002659E7" w:rsidRPr="00174870" w:rsidDel="00765319">
          <w:rPr>
            <w:rFonts w:cstheme="minorHAnsi"/>
          </w:rPr>
          <w:delText xml:space="preserve"> </w:delText>
        </w:r>
        <w:r w:rsidDel="00765319">
          <w:rPr>
            <w:rFonts w:cstheme="minorHAnsi"/>
          </w:rPr>
          <w:delText>apresenta</w:delText>
        </w:r>
        <w:r w:rsidR="002659E7" w:rsidRPr="00174870" w:rsidDel="00765319">
          <w:rPr>
            <w:rFonts w:cstheme="minorHAnsi"/>
          </w:rPr>
          <w:delText xml:space="preserve"> risco baixo, relativamente comum e que segue um proced</w:delText>
        </w:r>
        <w:r w:rsidR="007F100A" w:rsidDel="00765319">
          <w:rPr>
            <w:rFonts w:cstheme="minorHAnsi"/>
          </w:rPr>
          <w:delText>imento ou instrução de trabalho;</w:delText>
        </w:r>
      </w:del>
    </w:p>
    <w:p w14:paraId="7BE5465D" w14:textId="1B02F7FC" w:rsidR="002659E7" w:rsidDel="00765319" w:rsidRDefault="002659E7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del w:id="25" w:author="Rodrigo Possatto Rothstein" w:date="2016-11-01T09:45:00Z"/>
          <w:rFonts w:cstheme="minorHAnsi"/>
        </w:rPr>
      </w:pPr>
      <w:del w:id="26" w:author="Rodrigo Possatto Rothstein" w:date="2016-11-01T09:45:00Z">
        <w:r w:rsidRPr="00E37E4E" w:rsidDel="00765319">
          <w:rPr>
            <w:rFonts w:cstheme="minorHAnsi"/>
          </w:rPr>
          <w:delText>Normal:</w:delText>
        </w:r>
        <w:r w:rsidRPr="00174870" w:rsidDel="00765319">
          <w:rPr>
            <w:rFonts w:cstheme="minorHAnsi"/>
          </w:rPr>
          <w:delText xml:space="preserve"> apresenta riscos desconhecidos e segue procedimentos ou instruções de trabalho não padronizado;</w:delText>
        </w:r>
      </w:del>
    </w:p>
    <w:p w14:paraId="25C954B3" w14:textId="40EAD5FC" w:rsidR="00933612" w:rsidRPr="00174870" w:rsidDel="00765319" w:rsidRDefault="00933612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del w:id="27" w:author="Rodrigo Possatto Rothstein" w:date="2016-11-01T09:45:00Z"/>
          <w:rFonts w:cstheme="minorHAnsi"/>
        </w:rPr>
      </w:pPr>
      <w:del w:id="28" w:author="Rodrigo Possatto Rothstein" w:date="2016-11-01T09:45:00Z">
        <w:r w:rsidRPr="00E37E4E" w:rsidDel="00765319">
          <w:rPr>
            <w:rFonts w:cstheme="minorHAnsi"/>
          </w:rPr>
          <w:delText>Emergencial:</w:delText>
        </w:r>
        <w:r w:rsidDel="00765319">
          <w:rPr>
            <w:rFonts w:cstheme="minorHAnsi"/>
          </w:rPr>
          <w:delText xml:space="preserve"> </w:delText>
        </w:r>
        <w:r w:rsidRPr="00FC2E26" w:rsidDel="00765319">
          <w:rPr>
            <w:rFonts w:cstheme="minorHAnsi"/>
          </w:rPr>
          <w:delText>não foi emitida no prazo para ser analisada pelo (CAB) e não está associada a um Incidente de alto impacto “</w:delText>
        </w:r>
        <w:r w:rsidRPr="006B441D" w:rsidDel="00765319">
          <w:rPr>
            <w:rFonts w:cstheme="minorHAnsi"/>
            <w:i/>
          </w:rPr>
          <w:delText>Blocker</w:delText>
        </w:r>
        <w:r w:rsidRPr="00FC2E26" w:rsidDel="00765319">
          <w:rPr>
            <w:rFonts w:cstheme="minorHAnsi"/>
          </w:rPr>
          <w:delText>”, porém precisa ser executada na data definida, para evitar que ocorra algum impacto ao negócio</w:delText>
        </w:r>
        <w:r w:rsidR="007005CE" w:rsidDel="00765319">
          <w:rPr>
            <w:rFonts w:cstheme="minorHAnsi"/>
          </w:rPr>
          <w:delText>;</w:delText>
        </w:r>
      </w:del>
    </w:p>
    <w:p w14:paraId="37C314B2" w14:textId="74892862" w:rsidR="009B34D1" w:rsidRPr="009B34D1" w:rsidDel="00765319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del w:id="29" w:author="Rodrigo Possatto Rothstein" w:date="2016-11-01T09:45:00Z"/>
          <w:rFonts w:cstheme="minorHAnsi"/>
        </w:rPr>
      </w:pPr>
      <w:del w:id="30" w:author="Rodrigo Possatto Rothstein" w:date="2016-11-01T09:45:00Z">
        <w:r w:rsidDel="00765319">
          <w:rPr>
            <w:rFonts w:cstheme="minorHAnsi"/>
          </w:rPr>
          <w:delText>Informativa</w:delText>
        </w:r>
        <w:r w:rsidR="002659E7" w:rsidRPr="00E37E4E" w:rsidDel="00765319">
          <w:rPr>
            <w:rFonts w:cstheme="minorHAnsi"/>
          </w:rPr>
          <w:delText xml:space="preserve">: </w:delText>
        </w:r>
        <w:r w:rsidR="002659E7" w:rsidRPr="009B34D1" w:rsidDel="00765319">
          <w:rPr>
            <w:rFonts w:cstheme="minorHAnsi"/>
          </w:rPr>
          <w:delText>precisa ser implementada o mais rápido possível para</w:delText>
        </w:r>
        <w:r w:rsidR="00933612" w:rsidRPr="009B34D1" w:rsidDel="00765319">
          <w:rPr>
            <w:rFonts w:cstheme="minorHAnsi"/>
          </w:rPr>
          <w:delText xml:space="preserve"> </w:delText>
        </w:r>
        <w:r w:rsidR="002659E7" w:rsidRPr="009B34D1" w:rsidDel="00765319">
          <w:rPr>
            <w:rFonts w:cstheme="minorHAnsi"/>
          </w:rPr>
          <w:delText xml:space="preserve">resolver um incidente </w:delText>
        </w:r>
        <w:r w:rsidR="00FD4454" w:rsidRPr="009B34D1" w:rsidDel="00765319">
          <w:rPr>
            <w:rFonts w:cstheme="minorHAnsi"/>
          </w:rPr>
          <w:delText>de alto impacto “</w:delText>
        </w:r>
        <w:r w:rsidR="00FD4454" w:rsidRPr="006B441D" w:rsidDel="00765319">
          <w:rPr>
            <w:rFonts w:cstheme="minorHAnsi"/>
            <w:i/>
          </w:rPr>
          <w:delText>Blocker</w:delText>
        </w:r>
        <w:r w:rsidR="009B34D1" w:rsidRPr="009B34D1" w:rsidDel="00765319">
          <w:rPr>
            <w:rFonts w:cstheme="minorHAnsi"/>
          </w:rPr>
          <w:delText>” ”, e pode ser registrada após a sua resolução.</w:delText>
        </w:r>
        <w:r w:rsidR="008E6101" w:rsidDel="00765319">
          <w:rPr>
            <w:rFonts w:cstheme="minorHAnsi"/>
          </w:rPr>
          <w:delText xml:space="preserve"> Vale ressaltar, que não é permitido o registro de RFC </w:delText>
        </w:r>
        <w:r w:rsidR="00D7386F" w:rsidDel="00765319">
          <w:rPr>
            <w:rFonts w:cstheme="minorHAnsi"/>
          </w:rPr>
          <w:delText>Informativa</w:delText>
        </w:r>
        <w:r w:rsidR="008E6101" w:rsidDel="00765319">
          <w:rPr>
            <w:rFonts w:cstheme="minorHAnsi"/>
          </w:rPr>
          <w:delText xml:space="preserve"> sem um “</w:delText>
        </w:r>
        <w:r w:rsidR="008E6101" w:rsidRPr="006B441D" w:rsidDel="00765319">
          <w:rPr>
            <w:rFonts w:cstheme="minorHAnsi"/>
            <w:i/>
          </w:rPr>
          <w:delText>Blocker</w:delText>
        </w:r>
        <w:r w:rsidR="008E6101" w:rsidDel="00765319">
          <w:rPr>
            <w:rFonts w:cstheme="minorHAnsi"/>
          </w:rPr>
          <w:delText>” relacionado.</w:delText>
        </w:r>
      </w:del>
    </w:p>
    <w:p w14:paraId="51FDB6F2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D604A4B" w14:textId="77777777" w:rsidR="002659E7" w:rsidRPr="009B34D1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Prioridade </w:t>
      </w:r>
      <w:r w:rsidRPr="00174870">
        <w:rPr>
          <w:rFonts w:cstheme="minorHAnsi"/>
        </w:rPr>
        <w:t xml:space="preserve">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priorizadas de acordo com o grau de impacto e urgência de sua execução.</w:t>
      </w:r>
    </w:p>
    <w:p w14:paraId="420ED3B2" w14:textId="77777777" w:rsidR="009B34D1" w:rsidRPr="002659E7" w:rsidRDefault="009B34D1" w:rsidP="009B34D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4DDC3332" w14:textId="77777777" w:rsidR="002659E7" w:rsidRP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Classificação de Risco 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classificadas conforme o risco para o negócio.  A classificação será realizada conforme o fator resultante da relação entre o impacto e a probabilidade de afetar a estabilidade do negócio</w:t>
      </w:r>
      <w:r w:rsidRPr="002659E7">
        <w:rPr>
          <w:rFonts w:cstheme="minorHAnsi"/>
          <w:b/>
        </w:rPr>
        <w:t>.</w:t>
      </w:r>
    </w:p>
    <w:p w14:paraId="13A4F5B6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3A72F3DA" w14:textId="77777777" w:rsidR="002659E7" w:rsidRDefault="008C0113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Avaliação</w:t>
      </w:r>
      <w:r w:rsidR="002659E7" w:rsidRPr="002659E7">
        <w:rPr>
          <w:rFonts w:cstheme="minorHAnsi"/>
          <w:b/>
        </w:rPr>
        <w:t xml:space="preserve"> - </w:t>
      </w:r>
      <w:r w:rsidR="002659E7" w:rsidRPr="00174870">
        <w:rPr>
          <w:rFonts w:cstheme="minorHAnsi"/>
        </w:rPr>
        <w:t>O Gerenciamento de Mudanças deve</w:t>
      </w:r>
      <w:r w:rsidR="005F42A0">
        <w:rPr>
          <w:rFonts w:cstheme="minorHAnsi"/>
        </w:rPr>
        <w:t xml:space="preserve"> garantir que todas as mudanças</w:t>
      </w:r>
      <w:r w:rsidR="002659E7" w:rsidRPr="00174870">
        <w:rPr>
          <w:rFonts w:cstheme="minorHAnsi"/>
        </w:rPr>
        <w:t xml:space="preserve"> para ser</w:t>
      </w:r>
      <w:r w:rsidR="005F42A0">
        <w:rPr>
          <w:rFonts w:cstheme="minorHAnsi"/>
        </w:rPr>
        <w:t>em implementadas, deve</w:t>
      </w:r>
      <w:r w:rsidR="002659E7" w:rsidRPr="00174870">
        <w:rPr>
          <w:rFonts w:cstheme="minorHAnsi"/>
        </w:rPr>
        <w:t>m ser avaliadas, autorizadas, testadas e, após suas imple</w:t>
      </w:r>
      <w:r w:rsidR="00D534C5">
        <w:rPr>
          <w:rFonts w:cstheme="minorHAnsi"/>
        </w:rPr>
        <w:t>mentações, deve</w:t>
      </w:r>
      <w:r w:rsidR="002659E7" w:rsidRPr="00174870">
        <w:rPr>
          <w:rFonts w:cstheme="minorHAnsi"/>
        </w:rPr>
        <w:t>m ser revisadas.</w:t>
      </w:r>
    </w:p>
    <w:p w14:paraId="6701B687" w14:textId="77777777" w:rsidR="009B34D1" w:rsidRPr="009B34D1" w:rsidRDefault="009B34D1" w:rsidP="009B34D1">
      <w:pPr>
        <w:pStyle w:val="PargrafodaLista"/>
        <w:rPr>
          <w:rFonts w:cstheme="minorHAnsi"/>
        </w:rPr>
      </w:pPr>
    </w:p>
    <w:p w14:paraId="47C44C0F" w14:textId="77777777" w:rsidR="008E6101" w:rsidRDefault="009B34D1" w:rsidP="0048186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 (CAB)</w:t>
      </w:r>
    </w:p>
    <w:p w14:paraId="50A6AE52" w14:textId="77777777" w:rsidR="00D52DFA" w:rsidRDefault="00481863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</w:rPr>
        <w:lastRenderedPageBreak/>
        <w:t xml:space="preserve">Toda </w:t>
      </w:r>
      <w:proofErr w:type="spellStart"/>
      <w:r w:rsidRPr="008E6101">
        <w:rPr>
          <w:rFonts w:cstheme="minorHAnsi"/>
          <w:i/>
        </w:rPr>
        <w:t>Request</w:t>
      </w:r>
      <w:proofErr w:type="spellEnd"/>
      <w:r w:rsidRPr="008E6101">
        <w:rPr>
          <w:rFonts w:cstheme="minorHAnsi"/>
          <w:i/>
        </w:rPr>
        <w:t xml:space="preserve"> for </w:t>
      </w:r>
      <w:proofErr w:type="spellStart"/>
      <w:r w:rsidRPr="008E6101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N</w:t>
      </w:r>
      <w:r w:rsidRPr="00174870">
        <w:rPr>
          <w:rFonts w:cstheme="minorHAnsi"/>
        </w:rPr>
        <w:t xml:space="preserve">ormal deve ser aprovada pelo </w:t>
      </w:r>
      <w:r>
        <w:rPr>
          <w:rFonts w:cstheme="minorHAnsi"/>
        </w:rPr>
        <w:t xml:space="preserve">Comitê Consultivo de Mudanças (CAB) </w:t>
      </w:r>
      <w:r w:rsidR="001B2293">
        <w:rPr>
          <w:rFonts w:cstheme="minorHAnsi"/>
        </w:rPr>
        <w:t xml:space="preserve">que </w:t>
      </w:r>
      <w:r w:rsidR="009B34D1">
        <w:rPr>
          <w:rFonts w:cstheme="minorHAnsi"/>
        </w:rPr>
        <w:t xml:space="preserve">será </w:t>
      </w:r>
      <w:r w:rsidR="001B2293">
        <w:rPr>
          <w:rFonts w:cstheme="minorHAnsi"/>
        </w:rPr>
        <w:t>realizada toda quarta-feira, c</w:t>
      </w:r>
      <w:r w:rsidR="009B34D1">
        <w:rPr>
          <w:rFonts w:cstheme="minorHAnsi"/>
        </w:rPr>
        <w:t>aso seja feriado, será no próximo dia útil.</w:t>
      </w:r>
      <w:r>
        <w:rPr>
          <w:rFonts w:cstheme="minorHAnsi"/>
        </w:rPr>
        <w:t xml:space="preserve"> </w:t>
      </w:r>
    </w:p>
    <w:p w14:paraId="257A5595" w14:textId="77777777" w:rsidR="008E6101" w:rsidRPr="008E6101" w:rsidRDefault="008E6101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>Deve ser enviada devidamente preenchida, com atividades, responsável, duração, plano de retorno e evidências dos testes realizados até terça-feira às 18:00 horas, após este prazo será analisada na próxima reunião do Comitê Consultivo de Mudanças (CAB).</w:t>
      </w:r>
    </w:p>
    <w:p w14:paraId="61320E24" w14:textId="77777777" w:rsidR="00D52DFA" w:rsidRPr="005E403A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5E403A">
        <w:rPr>
          <w:rFonts w:cstheme="minorHAnsi"/>
        </w:rPr>
        <w:t xml:space="preserve">A </w:t>
      </w:r>
      <w:r w:rsidR="00072E18" w:rsidRPr="005E403A">
        <w:rPr>
          <w:rFonts w:cstheme="minorHAnsi"/>
        </w:rPr>
        <w:t>sequência</w:t>
      </w:r>
      <w:r w:rsidRPr="005E403A">
        <w:rPr>
          <w:rFonts w:cstheme="minorHAnsi"/>
        </w:rPr>
        <w:t xml:space="preserve"> da apresentação e execução será definida pela ordem de envio.</w:t>
      </w:r>
    </w:p>
    <w:p w14:paraId="58557330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Antes da realização das reuniões do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elaborar e divulgar uma pauta para todos os seus membros.</w:t>
      </w:r>
    </w:p>
    <w:p w14:paraId="6130D8CB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 xml:space="preserve">somente deve aprovar as </w:t>
      </w:r>
      <w:proofErr w:type="spellStart"/>
      <w:r w:rsidR="00172A66" w:rsidRPr="008E6101">
        <w:rPr>
          <w:rFonts w:cstheme="minorHAnsi"/>
          <w:i/>
        </w:rPr>
        <w:t>Request</w:t>
      </w:r>
      <w:proofErr w:type="spellEnd"/>
      <w:r w:rsidR="00172A66" w:rsidRPr="008E6101">
        <w:rPr>
          <w:rFonts w:cstheme="minorHAnsi"/>
          <w:i/>
        </w:rPr>
        <w:t xml:space="preserve"> for </w:t>
      </w:r>
      <w:proofErr w:type="spellStart"/>
      <w:r w:rsidR="00172A66" w:rsidRPr="008E6101">
        <w:rPr>
          <w:rFonts w:cstheme="minorHAnsi"/>
          <w:i/>
        </w:rPr>
        <w:t>Change</w:t>
      </w:r>
      <w:proofErr w:type="spellEnd"/>
      <w:r w:rsidR="00172A66" w:rsidRPr="008E6101">
        <w:rPr>
          <w:rFonts w:cstheme="minorHAnsi"/>
        </w:rPr>
        <w:t xml:space="preserve"> (RFC)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devidamente planejadas, que incluam todas as evidências necessárias</w:t>
      </w:r>
      <w:r w:rsidR="00402649">
        <w:rPr>
          <w:rFonts w:cstheme="minorHAnsi"/>
        </w:rPr>
        <w:t>, todos os campos preenchidos SEM EXCEÇÃO</w:t>
      </w:r>
      <w:r w:rsidRPr="00E37E4E">
        <w:rPr>
          <w:rFonts w:cstheme="minorHAnsi"/>
        </w:rPr>
        <w:t>, que apresentem a concordância dos envolvidos e caso nenhum membro do Comitê se oponha a esta decisão durante a reunião, embasando seu ponto de vista.</w:t>
      </w:r>
    </w:p>
    <w:p w14:paraId="29F9D437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Muito embora possam ocorrer outras aprovações ou concordâncias evidenciadas nos registros das </w:t>
      </w:r>
      <w:proofErr w:type="spellStart"/>
      <w:r w:rsidR="00172A66" w:rsidRPr="008E6101">
        <w:rPr>
          <w:rFonts w:cstheme="minorHAnsi"/>
          <w:i/>
        </w:rPr>
        <w:t>Request</w:t>
      </w:r>
      <w:proofErr w:type="spellEnd"/>
      <w:r w:rsidR="00172A66" w:rsidRPr="008E6101">
        <w:rPr>
          <w:rFonts w:cstheme="minorHAnsi"/>
          <w:i/>
        </w:rPr>
        <w:t xml:space="preserve"> for </w:t>
      </w:r>
      <w:proofErr w:type="spellStart"/>
      <w:r w:rsidR="00172A66" w:rsidRPr="008E6101">
        <w:rPr>
          <w:rFonts w:cstheme="minorHAnsi"/>
          <w:i/>
        </w:rPr>
        <w:t>Change</w:t>
      </w:r>
      <w:proofErr w:type="spellEnd"/>
      <w:r w:rsidR="00172A66" w:rsidRPr="008E6101"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, as decisões do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devem ser sempre consideradas soberanas.</w:t>
      </w:r>
    </w:p>
    <w:p w14:paraId="704F0E1B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Ao término das reuniões do</w:t>
      </w:r>
      <w:r w:rsidR="00172A66">
        <w:rPr>
          <w:rFonts w:cstheme="minorHAnsi"/>
        </w:rPr>
        <w:t xml:space="preserve">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formalizar sua realização através da elaboração de uma Ata e respectivo controle de presença.</w:t>
      </w:r>
    </w:p>
    <w:p w14:paraId="23DD10A1" w14:textId="3364826A" w:rsidR="00CE007C" w:rsidRPr="008E6101" w:rsidRDefault="00CE007C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Os membros fixos devem participar de todas as reuniões, </w:t>
      </w:r>
      <w:r w:rsidR="004D29B2" w:rsidRPr="008E6101">
        <w:rPr>
          <w:rFonts w:cstheme="minorHAnsi"/>
        </w:rPr>
        <w:t xml:space="preserve">em caso de ausência o participante deve </w:t>
      </w:r>
      <w:r w:rsidR="00D52DFA" w:rsidRPr="008E6101">
        <w:rPr>
          <w:rFonts w:cstheme="minorHAnsi"/>
        </w:rPr>
        <w:t>delegar</w:t>
      </w:r>
      <w:r w:rsidR="004D29B2" w:rsidRPr="008E6101">
        <w:rPr>
          <w:rFonts w:cstheme="minorHAnsi"/>
        </w:rPr>
        <w:t xml:space="preserve"> </w:t>
      </w:r>
      <w:r w:rsidR="00D52DFA" w:rsidRPr="008E6101">
        <w:rPr>
          <w:rFonts w:cstheme="minorHAnsi"/>
        </w:rPr>
        <w:t>um representante</w:t>
      </w:r>
      <w:r w:rsidR="004D29B2" w:rsidRPr="008E6101">
        <w:rPr>
          <w:rFonts w:cstheme="minorHAnsi"/>
        </w:rPr>
        <w:t>. C</w:t>
      </w:r>
      <w:r w:rsidRPr="008E6101">
        <w:rPr>
          <w:rFonts w:cstheme="minorHAnsi"/>
        </w:rPr>
        <w:t>as</w:t>
      </w:r>
      <w:r w:rsidR="004D29B2" w:rsidRPr="008E6101">
        <w:rPr>
          <w:rFonts w:cstheme="minorHAnsi"/>
        </w:rPr>
        <w:t xml:space="preserve">o ocorra ausência, o Gerente de Governança de TI deve reportar </w:t>
      </w:r>
      <w:ins w:id="31" w:author="Rodrigo Possatto Rothstein" w:date="2016-11-01T09:47:00Z">
        <w:r w:rsidR="00765319">
          <w:rPr>
            <w:rFonts w:cstheme="minorHAnsi"/>
          </w:rPr>
          <w:t xml:space="preserve">mensalmente </w:t>
        </w:r>
      </w:ins>
      <w:r w:rsidR="004D29B2" w:rsidRPr="008E6101">
        <w:rPr>
          <w:rFonts w:cstheme="minorHAnsi"/>
        </w:rPr>
        <w:t>ao Diretor de Tecnologia da Informação.</w:t>
      </w:r>
    </w:p>
    <w:p w14:paraId="72D3BCD6" w14:textId="77777777" w:rsidR="00D52DFA" w:rsidRPr="008E6101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Na ausência do solicitante para apresentar a sua respectiva </w:t>
      </w:r>
      <w:proofErr w:type="spellStart"/>
      <w:r w:rsidRPr="008E6101">
        <w:rPr>
          <w:rFonts w:cstheme="minorHAnsi"/>
          <w:i/>
        </w:rPr>
        <w:t>Request</w:t>
      </w:r>
      <w:proofErr w:type="spellEnd"/>
      <w:r w:rsidRPr="008E6101">
        <w:rPr>
          <w:rFonts w:cstheme="minorHAnsi"/>
          <w:i/>
        </w:rPr>
        <w:t xml:space="preserve"> for </w:t>
      </w:r>
      <w:proofErr w:type="spellStart"/>
      <w:r w:rsidRPr="008E6101">
        <w:rPr>
          <w:rFonts w:cstheme="minorHAnsi"/>
          <w:i/>
        </w:rPr>
        <w:t>Change</w:t>
      </w:r>
      <w:proofErr w:type="spellEnd"/>
      <w:r w:rsidRPr="008E6101">
        <w:rPr>
          <w:rFonts w:cstheme="minorHAnsi"/>
        </w:rPr>
        <w:t xml:space="preserve"> (RFC), a mesma será automaticamente reprovada.</w:t>
      </w:r>
    </w:p>
    <w:p w14:paraId="40006177" w14:textId="77777777" w:rsidR="00481863" w:rsidRPr="00481863" w:rsidRDefault="00481863" w:rsidP="00481863">
      <w:pPr>
        <w:pStyle w:val="PargrafodaLista"/>
        <w:rPr>
          <w:rFonts w:cstheme="minorHAnsi"/>
        </w:rPr>
      </w:pPr>
    </w:p>
    <w:p w14:paraId="69A7F8A8" w14:textId="77777777" w:rsidR="008E6101" w:rsidRDefault="00481863" w:rsidP="0048186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</w:t>
      </w:r>
      <w:r>
        <w:rPr>
          <w:rFonts w:cstheme="minorHAnsi"/>
          <w:b/>
        </w:rPr>
        <w:t xml:space="preserve"> Emergencial</w:t>
      </w:r>
      <w:r w:rsidRPr="009B34D1">
        <w:rPr>
          <w:rFonts w:cstheme="minorHAnsi"/>
          <w:b/>
        </w:rPr>
        <w:t xml:space="preserve"> (</w:t>
      </w:r>
      <w:r>
        <w:rPr>
          <w:rFonts w:cstheme="minorHAnsi"/>
          <w:b/>
        </w:rPr>
        <w:t>E</w:t>
      </w:r>
      <w:r w:rsidRPr="009B34D1">
        <w:rPr>
          <w:rFonts w:cstheme="minorHAnsi"/>
          <w:b/>
        </w:rPr>
        <w:t>CAB)</w:t>
      </w:r>
    </w:p>
    <w:p w14:paraId="6BFB2A7B" w14:textId="77777777" w:rsidR="00D52DFA" w:rsidRDefault="00481863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</w:t>
      </w:r>
      <w:r w:rsidRPr="00174870">
        <w:rPr>
          <w:rFonts w:cstheme="minorHAnsi"/>
        </w:rPr>
        <w:t xml:space="preserve">oda </w:t>
      </w:r>
      <w:proofErr w:type="spellStart"/>
      <w:r w:rsidRPr="008E6101">
        <w:rPr>
          <w:rFonts w:cstheme="minorHAnsi"/>
          <w:i/>
        </w:rPr>
        <w:t>Request</w:t>
      </w:r>
      <w:proofErr w:type="spellEnd"/>
      <w:r w:rsidRPr="008E6101">
        <w:rPr>
          <w:rFonts w:cstheme="minorHAnsi"/>
          <w:i/>
        </w:rPr>
        <w:t xml:space="preserve"> for </w:t>
      </w:r>
      <w:proofErr w:type="spellStart"/>
      <w:r w:rsidRPr="008E6101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E</w:t>
      </w:r>
      <w:r w:rsidRPr="00174870">
        <w:rPr>
          <w:rFonts w:cstheme="minorHAnsi"/>
        </w:rPr>
        <w:t xml:space="preserve">mergencial </w:t>
      </w:r>
      <w:r w:rsidR="001B2293" w:rsidRPr="00174870">
        <w:rPr>
          <w:rFonts w:cstheme="minorHAnsi"/>
        </w:rPr>
        <w:t>deve ser aprovada pelo</w:t>
      </w:r>
      <w:r>
        <w:rPr>
          <w:rFonts w:cstheme="minorHAnsi"/>
        </w:rPr>
        <w:t xml:space="preserve"> Comitê Consultivo de Mudanças Emergencial (ECAB) </w:t>
      </w:r>
      <w:r w:rsidR="001B2293">
        <w:rPr>
          <w:rFonts w:cstheme="minorHAnsi"/>
        </w:rPr>
        <w:t>que</w:t>
      </w:r>
      <w:r>
        <w:rPr>
          <w:rFonts w:cstheme="minorHAnsi"/>
        </w:rPr>
        <w:t xml:space="preserve"> será realizada sob demanda. </w:t>
      </w:r>
    </w:p>
    <w:p w14:paraId="1D99AEA4" w14:textId="77777777" w:rsidR="00481863" w:rsidRPr="00D52DFA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</w:rPr>
        <w:t xml:space="preserve">Na ausência do solicitante para apresentar a sua respectiva </w:t>
      </w:r>
      <w:proofErr w:type="spellStart"/>
      <w:r w:rsidRPr="00072E18">
        <w:rPr>
          <w:rFonts w:cstheme="minorHAnsi"/>
          <w:i/>
        </w:rPr>
        <w:t>Request</w:t>
      </w:r>
      <w:proofErr w:type="spellEnd"/>
      <w:r w:rsidRPr="00072E18">
        <w:rPr>
          <w:rFonts w:cstheme="minorHAnsi"/>
          <w:i/>
        </w:rPr>
        <w:t xml:space="preserve"> for </w:t>
      </w:r>
      <w:proofErr w:type="spellStart"/>
      <w:r w:rsidRPr="00072E18">
        <w:rPr>
          <w:rFonts w:cstheme="minorHAnsi"/>
          <w:i/>
        </w:rPr>
        <w:t>Change</w:t>
      </w:r>
      <w:proofErr w:type="spellEnd"/>
      <w:r w:rsidRPr="00D52DFA">
        <w:rPr>
          <w:rFonts w:cstheme="minorHAnsi"/>
        </w:rPr>
        <w:t xml:space="preserve"> (RFC), a mesma será automaticamente reprovada.</w:t>
      </w:r>
    </w:p>
    <w:p w14:paraId="2BCD8A18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7377D42" w14:textId="77777777" w:rsid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2659E7">
        <w:rPr>
          <w:rFonts w:cstheme="minorHAnsi"/>
          <w:b/>
        </w:rPr>
        <w:t xml:space="preserve">Implementação - </w:t>
      </w:r>
      <w:r w:rsidRPr="00174870">
        <w:rPr>
          <w:rFonts w:cstheme="minorHAnsi"/>
        </w:rPr>
        <w:t xml:space="preserve">Todas 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174870">
        <w:rPr>
          <w:rFonts w:cstheme="minorHAnsi"/>
        </w:rPr>
        <w:t xml:space="preserve">aprovadas </w:t>
      </w:r>
      <w:r w:rsidR="00B157D9">
        <w:rPr>
          <w:rFonts w:cstheme="minorHAnsi"/>
        </w:rPr>
        <w:t>podem ser acompanhadas na</w:t>
      </w:r>
      <w:r w:rsidRPr="00174870">
        <w:rPr>
          <w:rFonts w:cstheme="minorHAnsi"/>
        </w:rPr>
        <w:t xml:space="preserve"> sua implementação pelo processo.</w:t>
      </w:r>
    </w:p>
    <w:p w14:paraId="76CD0BD7" w14:textId="77777777" w:rsidR="00072E18" w:rsidRDefault="00072E18" w:rsidP="00072E18">
      <w:pPr>
        <w:spacing w:after="0" w:line="240" w:lineRule="auto"/>
        <w:jc w:val="both"/>
        <w:rPr>
          <w:rFonts w:cstheme="minorHAnsi"/>
        </w:rPr>
      </w:pPr>
    </w:p>
    <w:p w14:paraId="334C2028" w14:textId="77777777" w:rsidR="00072E18" w:rsidRPr="00072E18" w:rsidRDefault="00072E18" w:rsidP="00072E18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072E18">
        <w:rPr>
          <w:rFonts w:cstheme="minorHAnsi"/>
          <w:b/>
        </w:rPr>
        <w:t xml:space="preserve">Execução </w:t>
      </w:r>
      <w:r w:rsidRPr="00072E18">
        <w:rPr>
          <w:rFonts w:cstheme="minorHAnsi"/>
        </w:rPr>
        <w:t xml:space="preserve">- As áreas executoras somente poderão implantar / executar uma </w:t>
      </w:r>
      <w:proofErr w:type="spellStart"/>
      <w:r w:rsidRPr="00072E18">
        <w:rPr>
          <w:rFonts w:cstheme="minorHAnsi"/>
          <w:i/>
        </w:rPr>
        <w:t>Request</w:t>
      </w:r>
      <w:proofErr w:type="spellEnd"/>
      <w:r w:rsidRPr="00072E18">
        <w:rPr>
          <w:rFonts w:cstheme="minorHAnsi"/>
          <w:i/>
        </w:rPr>
        <w:t xml:space="preserve"> for </w:t>
      </w:r>
      <w:proofErr w:type="spellStart"/>
      <w:r w:rsidRPr="00072E18">
        <w:rPr>
          <w:rFonts w:cstheme="minorHAnsi"/>
          <w:i/>
        </w:rPr>
        <w:t>Change</w:t>
      </w:r>
      <w:proofErr w:type="spellEnd"/>
      <w:r w:rsidRPr="00072E18">
        <w:rPr>
          <w:rFonts w:cstheme="minorHAnsi"/>
        </w:rPr>
        <w:t xml:space="preserve"> (RFC) depois que a mesma tenha sido formalmente aprovada. Não existe nenhuma exceção para esta definição.</w:t>
      </w:r>
    </w:p>
    <w:p w14:paraId="0A7A6B7C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157A3C6E" w14:textId="6B5E3F1C" w:rsidR="002659E7" w:rsidRDefault="00436360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 xml:space="preserve">Plano de Retorno </w:t>
      </w:r>
      <w:r w:rsidR="009D15E4">
        <w:rPr>
          <w:rFonts w:cstheme="minorHAnsi"/>
        </w:rPr>
        <w:t>–</w:t>
      </w:r>
      <w:r w:rsidR="002659E7" w:rsidRPr="00174870">
        <w:rPr>
          <w:rFonts w:cstheme="minorHAnsi"/>
        </w:rPr>
        <w:t xml:space="preserve"> Toda</w:t>
      </w:r>
      <w:r w:rsidR="009D15E4">
        <w:rPr>
          <w:rFonts w:cstheme="minorHAnsi"/>
        </w:rPr>
        <w:t>s as</w:t>
      </w:r>
      <w:r w:rsidR="002659E7" w:rsidRPr="00174870">
        <w:rPr>
          <w:rFonts w:cstheme="minorHAnsi"/>
        </w:rPr>
        <w:t xml:space="preserve">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B157D9">
        <w:rPr>
          <w:rFonts w:cstheme="minorHAnsi"/>
        </w:rPr>
        <w:t>N</w:t>
      </w:r>
      <w:r w:rsidR="00933612">
        <w:rPr>
          <w:rFonts w:cstheme="minorHAnsi"/>
        </w:rPr>
        <w:t xml:space="preserve">ormal, </w:t>
      </w:r>
      <w:r w:rsidR="005E403A">
        <w:rPr>
          <w:rFonts w:cstheme="minorHAnsi"/>
        </w:rPr>
        <w:t>Pré-aprovada</w:t>
      </w:r>
      <w:r w:rsidR="00933612">
        <w:rPr>
          <w:rFonts w:cstheme="minorHAnsi"/>
        </w:rPr>
        <w:t xml:space="preserve"> ou </w:t>
      </w:r>
      <w:r w:rsidR="00B157D9">
        <w:rPr>
          <w:rFonts w:cstheme="minorHAnsi"/>
        </w:rPr>
        <w:t>E</w:t>
      </w:r>
      <w:r w:rsidR="002659E7" w:rsidRPr="00174870">
        <w:rPr>
          <w:rFonts w:cstheme="minorHAnsi"/>
        </w:rPr>
        <w:t>mergencial deve</w:t>
      </w:r>
      <w:r w:rsidR="00F547CF">
        <w:rPr>
          <w:rFonts w:cstheme="minorHAnsi"/>
        </w:rPr>
        <w:t>rão</w:t>
      </w:r>
      <w:r w:rsidR="002659E7" w:rsidRPr="00174870">
        <w:rPr>
          <w:rFonts w:cstheme="minorHAnsi"/>
        </w:rPr>
        <w:t xml:space="preserve"> ter um plano de retorno. Quando não for possível ter um plano de retorno a mesma deve </w:t>
      </w:r>
      <w:r w:rsidR="007972F9">
        <w:rPr>
          <w:rFonts w:cstheme="minorHAnsi"/>
        </w:rPr>
        <w:t>ter descrito o motivo de não ter um plano de retorno</w:t>
      </w:r>
      <w:r w:rsidR="002659E7" w:rsidRPr="00174870">
        <w:rPr>
          <w:rFonts w:cstheme="minorHAnsi"/>
        </w:rPr>
        <w:t>.</w:t>
      </w:r>
    </w:p>
    <w:p w14:paraId="5977E153" w14:textId="77777777" w:rsidR="005E403A" w:rsidRPr="005E403A" w:rsidRDefault="005E403A" w:rsidP="005E403A">
      <w:pPr>
        <w:pStyle w:val="PargrafodaLista"/>
        <w:rPr>
          <w:rFonts w:cstheme="minorHAnsi"/>
        </w:rPr>
      </w:pPr>
    </w:p>
    <w:p w14:paraId="018EAC62" w14:textId="5F01245D" w:rsidR="005E403A" w:rsidRDefault="005E403A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5E403A">
        <w:rPr>
          <w:rFonts w:cstheme="minorHAnsi"/>
          <w:b/>
        </w:rPr>
        <w:t>Fechamento</w:t>
      </w:r>
      <w:r>
        <w:rPr>
          <w:rFonts w:cstheme="minorHAnsi"/>
        </w:rPr>
        <w:t xml:space="preserve"> - </w:t>
      </w:r>
      <w:r w:rsidRPr="00174870">
        <w:rPr>
          <w:rFonts w:cstheme="minorHAnsi"/>
        </w:rPr>
        <w:t>Toda</w:t>
      </w:r>
      <w:r>
        <w:rPr>
          <w:rFonts w:cstheme="minorHAnsi"/>
        </w:rPr>
        <w:t>s as</w:t>
      </w:r>
      <w:r w:rsidRPr="00174870">
        <w:rPr>
          <w:rFonts w:cstheme="minorHAnsi"/>
        </w:rPr>
        <w:t xml:space="preserve">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devem ser fechadas pelos respectivos solicitantes.</w:t>
      </w:r>
    </w:p>
    <w:p w14:paraId="0D6D0D46" w14:textId="77777777" w:rsidR="004D29B2" w:rsidRPr="004D29B2" w:rsidRDefault="004D29B2" w:rsidP="004D29B2">
      <w:pPr>
        <w:pStyle w:val="PargrafodaLista"/>
        <w:rPr>
          <w:rFonts w:cstheme="minorHAnsi"/>
        </w:rPr>
      </w:pPr>
    </w:p>
    <w:p w14:paraId="2BA2EA95" w14:textId="6AE580E4" w:rsidR="002659E7" w:rsidRPr="00765319" w:rsidRDefault="002659E7" w:rsidP="00C359C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ins w:id="32" w:author="Rodrigo Possatto Rothstein" w:date="2016-11-01T09:47:00Z"/>
          <w:rFonts w:cstheme="minorHAnsi"/>
          <w:b/>
          <w:rPrChange w:id="33" w:author="Rodrigo Possatto Rothstein" w:date="2016-11-01T09:47:00Z">
            <w:rPr>
              <w:ins w:id="34" w:author="Rodrigo Possatto Rothstein" w:date="2016-11-01T09:47:00Z"/>
              <w:rFonts w:cstheme="minorHAnsi"/>
            </w:rPr>
          </w:rPrChange>
        </w:rPr>
      </w:pPr>
      <w:r w:rsidRPr="00B157D9">
        <w:rPr>
          <w:rFonts w:cstheme="minorHAnsi"/>
          <w:b/>
        </w:rPr>
        <w:t xml:space="preserve">Revisão </w:t>
      </w:r>
      <w:proofErr w:type="gramStart"/>
      <w:r w:rsidRPr="00B157D9">
        <w:rPr>
          <w:rFonts w:cstheme="minorHAnsi"/>
          <w:b/>
        </w:rPr>
        <w:t>pós implantaç</w:t>
      </w:r>
      <w:r w:rsidR="00174870" w:rsidRPr="00B157D9">
        <w:rPr>
          <w:rFonts w:cstheme="minorHAnsi"/>
          <w:b/>
        </w:rPr>
        <w:t>ão</w:t>
      </w:r>
      <w:proofErr w:type="gramEnd"/>
      <w:r w:rsidRPr="00B157D9">
        <w:rPr>
          <w:rFonts w:cstheme="minorHAnsi"/>
          <w:b/>
        </w:rPr>
        <w:t xml:space="preserve"> - </w:t>
      </w:r>
      <w:r w:rsidRPr="00B157D9">
        <w:rPr>
          <w:rFonts w:cstheme="minorHAnsi"/>
        </w:rPr>
        <w:t xml:space="preserve">O processo </w:t>
      </w:r>
      <w:r w:rsidR="00B157D9" w:rsidRPr="00B157D9">
        <w:rPr>
          <w:rFonts w:cstheme="minorHAnsi"/>
        </w:rPr>
        <w:t xml:space="preserve">de Gerenciamento de Mudanças </w:t>
      </w:r>
      <w:r w:rsidRPr="00B157D9">
        <w:rPr>
          <w:rFonts w:cstheme="minorHAnsi"/>
        </w:rPr>
        <w:t xml:space="preserve">deverá revisar </w:t>
      </w:r>
      <w:r w:rsidR="005E403A">
        <w:rPr>
          <w:rFonts w:cstheme="minorHAnsi"/>
        </w:rPr>
        <w:t>o fechamento d</w:t>
      </w:r>
      <w:r w:rsidRPr="00B157D9">
        <w:rPr>
          <w:rFonts w:cstheme="minorHAnsi"/>
        </w:rPr>
        <w:t>a</w:t>
      </w:r>
      <w:r w:rsidR="005E403A">
        <w:rPr>
          <w:rFonts w:cstheme="minorHAnsi"/>
        </w:rPr>
        <w:t>s</w:t>
      </w:r>
      <w:r w:rsidRPr="00B157D9">
        <w:rPr>
          <w:rFonts w:cstheme="minorHAnsi"/>
        </w:rPr>
        <w:t xml:space="preserve">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B157D9">
        <w:rPr>
          <w:rFonts w:cstheme="minorHAnsi"/>
        </w:rPr>
        <w:t>garantindo que os objetivos</w:t>
      </w:r>
      <w:r w:rsidR="00AB1FF3">
        <w:rPr>
          <w:rFonts w:cstheme="minorHAnsi"/>
        </w:rPr>
        <w:t>,</w:t>
      </w:r>
      <w:r w:rsidRPr="00B157D9">
        <w:rPr>
          <w:rFonts w:cstheme="minorHAnsi"/>
        </w:rPr>
        <w:t xml:space="preserve"> a satisfação do </w:t>
      </w:r>
      <w:r w:rsidR="00DB3529">
        <w:rPr>
          <w:rFonts w:cstheme="minorHAnsi"/>
        </w:rPr>
        <w:t>cliente</w:t>
      </w:r>
      <w:r w:rsidRPr="00B157D9">
        <w:rPr>
          <w:rFonts w:cstheme="minorHAnsi"/>
        </w:rPr>
        <w:t xml:space="preserve"> </w:t>
      </w:r>
      <w:r w:rsidR="00DB3529">
        <w:rPr>
          <w:rFonts w:cstheme="minorHAnsi"/>
        </w:rPr>
        <w:t>foi alcançada</w:t>
      </w:r>
      <w:r w:rsidRPr="00B157D9">
        <w:rPr>
          <w:rFonts w:cstheme="minorHAnsi"/>
        </w:rPr>
        <w:t xml:space="preserve"> e o fechamento formal da mudança. </w:t>
      </w:r>
    </w:p>
    <w:p w14:paraId="42C6F7FB" w14:textId="77777777" w:rsidR="00765319" w:rsidRPr="00765319" w:rsidRDefault="00765319" w:rsidP="00765319">
      <w:pPr>
        <w:pStyle w:val="PargrafodaLista"/>
        <w:rPr>
          <w:ins w:id="35" w:author="Rodrigo Possatto Rothstein" w:date="2016-11-01T09:47:00Z"/>
          <w:rFonts w:cstheme="minorHAnsi"/>
          <w:b/>
          <w:rPrChange w:id="36" w:author="Rodrigo Possatto Rothstein" w:date="2016-11-01T09:47:00Z">
            <w:rPr>
              <w:ins w:id="37" w:author="Rodrigo Possatto Rothstein" w:date="2016-11-01T09:47:00Z"/>
            </w:rPr>
          </w:rPrChange>
        </w:rPr>
        <w:pPrChange w:id="38" w:author="Rodrigo Possatto Rothstein" w:date="2016-11-01T09:47:00Z">
          <w:pPr>
            <w:pStyle w:val="PargrafodaLista"/>
            <w:numPr>
              <w:numId w:val="11"/>
            </w:numPr>
            <w:spacing w:after="0" w:line="240" w:lineRule="auto"/>
            <w:ind w:left="360" w:hanging="360"/>
            <w:jc w:val="both"/>
          </w:pPr>
        </w:pPrChange>
      </w:pPr>
    </w:p>
    <w:p w14:paraId="31EBEBEF" w14:textId="77777777" w:rsidR="00765319" w:rsidRPr="00B157D9" w:rsidRDefault="00765319" w:rsidP="00765319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  <w:pPrChange w:id="39" w:author="Rodrigo Possatto Rothstein" w:date="2016-11-01T09:47:00Z">
          <w:pPr>
            <w:pStyle w:val="PargrafodaLista"/>
            <w:numPr>
              <w:numId w:val="11"/>
            </w:numPr>
            <w:spacing w:after="0" w:line="240" w:lineRule="auto"/>
            <w:ind w:left="360" w:hanging="360"/>
            <w:jc w:val="both"/>
          </w:pPr>
        </w:pPrChange>
      </w:pPr>
    </w:p>
    <w:p w14:paraId="4C00350C" w14:textId="77777777" w:rsidR="00402541" w:rsidRPr="005B4E27" w:rsidRDefault="00402541" w:rsidP="00402541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40" w:name="_Toc462661488"/>
      <w:bookmarkStart w:id="41" w:name="_Toc465429293"/>
      <w:r w:rsidRPr="005B4E27">
        <w:rPr>
          <w:rFonts w:asciiTheme="minorHAnsi" w:hAnsiTheme="minorHAnsi" w:cstheme="minorHAnsi"/>
          <w:sz w:val="28"/>
        </w:rPr>
        <w:t>Interface com outros processos</w:t>
      </w:r>
      <w:bookmarkEnd w:id="40"/>
      <w:bookmarkEnd w:id="41"/>
    </w:p>
    <w:p w14:paraId="3EFFDEF5" w14:textId="77777777" w:rsidR="00402541" w:rsidRPr="00402541" w:rsidRDefault="00402541" w:rsidP="00402541">
      <w:pPr>
        <w:spacing w:line="240" w:lineRule="auto"/>
        <w:jc w:val="both"/>
        <w:rPr>
          <w:rFonts w:cstheme="minorHAnsi"/>
        </w:rPr>
      </w:pPr>
      <w:r w:rsidRPr="00402541">
        <w:rPr>
          <w:rFonts w:cstheme="minorHAnsi"/>
        </w:rPr>
        <w:t>O Gerenciamento de Mudanças possui interfaces com outros processos de TI, como podem ser vistas nos tópicos abaixo:</w:t>
      </w:r>
    </w:p>
    <w:p w14:paraId="79192F6C" w14:textId="77777777" w:rsidR="00402541" w:rsidRPr="005B4E27" w:rsidRDefault="00402541" w:rsidP="0043597A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</w:p>
    <w:p w14:paraId="563D3AF1" w14:textId="77777777" w:rsidR="00402541" w:rsidRPr="00752D9D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42" w:name="_Toc465429294"/>
      <w:r w:rsidRPr="00752D9D">
        <w:rPr>
          <w:rFonts w:asciiTheme="minorHAnsi" w:hAnsiTheme="minorHAnsi" w:cstheme="minorHAnsi"/>
          <w:sz w:val="28"/>
        </w:rPr>
        <w:t>Gerenciamento de Incidentes de Segurança da Informação:</w:t>
      </w:r>
      <w:bookmarkEnd w:id="42"/>
    </w:p>
    <w:p w14:paraId="060B215F" w14:textId="77777777" w:rsidR="00402541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Para resolver uma vulnerabilidade técnica descrita em um Incidente </w:t>
      </w:r>
      <w:r w:rsidRPr="005B4E27">
        <w:rPr>
          <w:rFonts w:cstheme="minorHAnsi"/>
        </w:rPr>
        <w:t xml:space="preserve">de Segurança da Informação pode ser necessária a abertura de uma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5B4E27">
        <w:rPr>
          <w:rFonts w:cstheme="minorHAnsi"/>
        </w:rPr>
        <w:t xml:space="preserve">que deverá ser aprovada pelo processo de Gerenciamento de Mudanças da </w:t>
      </w:r>
      <w:r w:rsidR="00436360" w:rsidRPr="00C4056A">
        <w:rPr>
          <w:rFonts w:cstheme="minorHAnsi"/>
          <w:b/>
          <w:color w:val="F79646" w:themeColor="accent6"/>
        </w:rPr>
        <w:t>Smiles</w:t>
      </w:r>
      <w:r>
        <w:rPr>
          <w:rFonts w:cstheme="minorHAnsi"/>
        </w:rPr>
        <w:t>;</w:t>
      </w:r>
    </w:p>
    <w:p w14:paraId="740BE99D" w14:textId="77777777" w:rsidR="00884813" w:rsidRDefault="00402541" w:rsidP="00884813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>
        <w:rPr>
          <w:rFonts w:cstheme="minorHAnsi"/>
        </w:rPr>
        <w:t>aprovada pode gerar Eventos de Segurança da Informação</w:t>
      </w:r>
      <w:r w:rsidRPr="00C4056A">
        <w:rPr>
          <w:rFonts w:cstheme="minorHAnsi"/>
        </w:rPr>
        <w:t xml:space="preserve"> du</w:t>
      </w:r>
      <w:r w:rsidR="00E13965">
        <w:rPr>
          <w:rFonts w:cstheme="minorHAnsi"/>
        </w:rPr>
        <w:t>rante ou após a sua implantação</w:t>
      </w:r>
      <w:r w:rsidR="00884813">
        <w:rPr>
          <w:rFonts w:cstheme="minorHAnsi"/>
        </w:rPr>
        <w:t>. É de responsabilidade do processo de Gerenciamento de Mudanças realizar a notificação deste tipo de ocorrência, após a revisão-pós-implantação (RPI);</w:t>
      </w:r>
    </w:p>
    <w:p w14:paraId="080E1D68" w14:textId="77777777" w:rsidR="00402541" w:rsidRPr="005C34D8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É de responsabilidade do Analista de Segurança da Informação participar de todas as reuniões do </w:t>
      </w:r>
      <w:r w:rsidR="00CD23DE">
        <w:rPr>
          <w:rFonts w:cstheme="minorHAnsi"/>
        </w:rPr>
        <w:t>Comitê Consultivo de Mudanças (CAB)</w:t>
      </w:r>
      <w:r>
        <w:rPr>
          <w:rFonts w:cstheme="minorHAnsi"/>
        </w:rPr>
        <w:t xml:space="preserve"> e deliberar pelas</w:t>
      </w:r>
      <w:r w:rsidR="00E13965">
        <w:rPr>
          <w:rFonts w:cstheme="minorHAnsi"/>
        </w:rPr>
        <w:t xml:space="preserve">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>
        <w:rPr>
          <w:rFonts w:cstheme="minorHAnsi"/>
        </w:rPr>
        <w:t xml:space="preserve"> avaliando se est</w:t>
      </w:r>
      <w:r w:rsidR="00AC6751">
        <w:rPr>
          <w:rFonts w:cstheme="minorHAnsi"/>
        </w:rPr>
        <w:t>a</w:t>
      </w:r>
      <w:r>
        <w:rPr>
          <w:rFonts w:cstheme="minorHAnsi"/>
        </w:rPr>
        <w:t xml:space="preserve"> aderente as normas e diretrizes de Segurança da Informação.</w:t>
      </w:r>
    </w:p>
    <w:p w14:paraId="208ACB84" w14:textId="77777777" w:rsidR="00402541" w:rsidRPr="002659E7" w:rsidRDefault="00402541" w:rsidP="0040254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7AE4B4B" w14:textId="77777777" w:rsidR="00402541" w:rsidRPr="00C4056A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cstheme="minorHAnsi"/>
          <w:b w:val="0"/>
        </w:rPr>
      </w:pPr>
      <w:bookmarkStart w:id="43" w:name="_Toc465429295"/>
      <w:r w:rsidRPr="00752D9D">
        <w:rPr>
          <w:rFonts w:asciiTheme="minorHAnsi" w:hAnsiTheme="minorHAnsi" w:cstheme="minorHAnsi"/>
          <w:sz w:val="28"/>
        </w:rPr>
        <w:t>Gerenciamento de Incidentes de TI:</w:t>
      </w:r>
      <w:bookmarkEnd w:id="43"/>
      <w:r w:rsidRPr="00752D9D">
        <w:rPr>
          <w:rFonts w:asciiTheme="minorHAnsi" w:hAnsiTheme="minorHAnsi" w:cstheme="minorHAnsi"/>
          <w:sz w:val="28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</w:p>
    <w:p w14:paraId="448B2289" w14:textId="77777777" w:rsidR="00402541" w:rsidRPr="00C4056A" w:rsidRDefault="00402541" w:rsidP="00402541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Incidente ou Solicitação pode ser necessária a abertura de uma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r w:rsidRPr="00C4056A">
        <w:rPr>
          <w:rFonts w:cstheme="minorHAnsi"/>
          <w:b/>
          <w:color w:val="F79646" w:themeColor="accent6"/>
        </w:rPr>
        <w:t>Smiles</w:t>
      </w:r>
      <w:r w:rsidRPr="00C4056A">
        <w:rPr>
          <w:rFonts w:cstheme="minorHAnsi"/>
        </w:rPr>
        <w:t>;</w:t>
      </w:r>
    </w:p>
    <w:p w14:paraId="28B8B4A4" w14:textId="77777777" w:rsidR="00402541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4056A">
        <w:rPr>
          <w:rFonts w:cstheme="minorHAnsi"/>
        </w:rPr>
        <w:t>aprovada pode gerar incidentes durante ou após a sua implantação.</w:t>
      </w:r>
    </w:p>
    <w:p w14:paraId="50F6CD5F" w14:textId="77777777" w:rsid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27318E87" w14:textId="77777777" w:rsidR="00C359C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44" w:name="_Toc465429296"/>
      <w:r w:rsidRPr="00752D9D">
        <w:rPr>
          <w:rFonts w:asciiTheme="minorHAnsi" w:hAnsiTheme="minorHAnsi" w:cstheme="minorHAnsi"/>
          <w:sz w:val="28"/>
        </w:rPr>
        <w:t>Gerenciamento de Problemas:</w:t>
      </w:r>
      <w:bookmarkEnd w:id="44"/>
    </w:p>
    <w:p w14:paraId="3335A2CA" w14:textId="77777777" w:rsidR="009B2EFC" w:rsidRPr="00C4056A" w:rsidRDefault="009B2EFC" w:rsidP="009B2EF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</w:t>
      </w:r>
      <w:r>
        <w:rPr>
          <w:rFonts w:cstheme="minorHAnsi"/>
        </w:rPr>
        <w:t>registro de Problema</w:t>
      </w:r>
      <w:r w:rsidRPr="00C4056A">
        <w:rPr>
          <w:rFonts w:cstheme="minorHAnsi"/>
        </w:rPr>
        <w:t xml:space="preserve"> pode ser necessária a abertura de uma </w:t>
      </w:r>
      <w:proofErr w:type="spellStart"/>
      <w:r w:rsidRPr="009B2EFC">
        <w:rPr>
          <w:rFonts w:cstheme="minorHAnsi"/>
          <w:i/>
        </w:rPr>
        <w:t>Request</w:t>
      </w:r>
      <w:proofErr w:type="spellEnd"/>
      <w:r w:rsidRPr="009B2EFC">
        <w:rPr>
          <w:rFonts w:cstheme="minorHAnsi"/>
          <w:i/>
        </w:rPr>
        <w:t xml:space="preserve"> for </w:t>
      </w:r>
      <w:proofErr w:type="spellStart"/>
      <w:r w:rsidRPr="009B2EFC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r w:rsidRPr="009B2EFC">
        <w:rPr>
          <w:rFonts w:cstheme="minorHAnsi"/>
          <w:b/>
          <w:color w:val="F79646" w:themeColor="accent6"/>
        </w:rPr>
        <w:t>Smiles</w:t>
      </w:r>
      <w:r w:rsidRPr="00C4056A">
        <w:rPr>
          <w:rFonts w:cstheme="minorHAnsi"/>
        </w:rPr>
        <w:t>;</w:t>
      </w:r>
    </w:p>
    <w:p w14:paraId="2BB2FFBE" w14:textId="77777777" w:rsidR="009B2EFC" w:rsidRDefault="009B2EFC" w:rsidP="009B2EF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Pr="009B2EFC">
        <w:rPr>
          <w:rFonts w:cstheme="minorHAnsi"/>
          <w:i/>
        </w:rPr>
        <w:t>Request</w:t>
      </w:r>
      <w:proofErr w:type="spellEnd"/>
      <w:r w:rsidRPr="009B2EFC">
        <w:rPr>
          <w:rFonts w:cstheme="minorHAnsi"/>
          <w:i/>
        </w:rPr>
        <w:t xml:space="preserve"> for </w:t>
      </w:r>
      <w:proofErr w:type="spellStart"/>
      <w:r w:rsidRPr="009B2EFC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C4056A">
        <w:rPr>
          <w:rFonts w:cstheme="minorHAnsi"/>
        </w:rPr>
        <w:t xml:space="preserve">aprovada pode gerar </w:t>
      </w:r>
      <w:r>
        <w:rPr>
          <w:rFonts w:cstheme="minorHAnsi"/>
        </w:rPr>
        <w:t>um registro de problema</w:t>
      </w:r>
      <w:r w:rsidRPr="00C4056A">
        <w:rPr>
          <w:rFonts w:cstheme="minorHAnsi"/>
        </w:rPr>
        <w:t xml:space="preserve"> durante ou após a sua implantação.</w:t>
      </w:r>
    </w:p>
    <w:p w14:paraId="0D09E622" w14:textId="77777777" w:rsidR="00C359C7" w:rsidRP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4FCE4C1D" w14:textId="77777777" w:rsidR="002659E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45" w:name="_Toc465429297"/>
      <w:r w:rsidRPr="00752D9D">
        <w:rPr>
          <w:rFonts w:asciiTheme="minorHAnsi" w:hAnsiTheme="minorHAnsi" w:cstheme="minorHAnsi"/>
          <w:sz w:val="28"/>
        </w:rPr>
        <w:t>Gerenciamento de Níveis de Serviço</w:t>
      </w:r>
      <w:r w:rsidR="00B65CDC" w:rsidRPr="00752D9D">
        <w:rPr>
          <w:rFonts w:asciiTheme="minorHAnsi" w:hAnsiTheme="minorHAnsi" w:cstheme="minorHAnsi"/>
          <w:sz w:val="28"/>
        </w:rPr>
        <w:t>:</w:t>
      </w:r>
      <w:bookmarkEnd w:id="45"/>
    </w:p>
    <w:p w14:paraId="384AE35B" w14:textId="77777777" w:rsidR="00C359C7" w:rsidRPr="00C359C7" w:rsidRDefault="00C359C7" w:rsidP="00C359C7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359C7">
        <w:rPr>
          <w:rFonts w:cstheme="minorHAnsi"/>
        </w:rPr>
        <w:t>O Gerenciamento do Nível de Serviço está envolvid</w:t>
      </w:r>
      <w:r w:rsidR="009B2EFC">
        <w:rPr>
          <w:rFonts w:cstheme="minorHAnsi"/>
        </w:rPr>
        <w:t>o na determinação do impacto da</w:t>
      </w:r>
      <w:r w:rsidRPr="00C359C7">
        <w:rPr>
          <w:rFonts w:cstheme="minorHAnsi"/>
        </w:rPr>
        <w:t xml:space="preserve"> </w:t>
      </w:r>
      <w:r w:rsidR="009B2EFC" w:rsidRPr="00C4056A">
        <w:rPr>
          <w:rFonts w:cstheme="minorHAnsi"/>
        </w:rPr>
        <w:t xml:space="preserve">uma </w:t>
      </w:r>
      <w:proofErr w:type="spellStart"/>
      <w:r w:rsidR="009B2EFC" w:rsidRPr="009B2EFC">
        <w:rPr>
          <w:rFonts w:cstheme="minorHAnsi"/>
          <w:i/>
        </w:rPr>
        <w:t>Request</w:t>
      </w:r>
      <w:proofErr w:type="spellEnd"/>
      <w:r w:rsidR="009B2EFC" w:rsidRPr="009B2EFC">
        <w:rPr>
          <w:rFonts w:cstheme="minorHAnsi"/>
          <w:i/>
        </w:rPr>
        <w:t xml:space="preserve"> for </w:t>
      </w:r>
      <w:proofErr w:type="spellStart"/>
      <w:r w:rsidR="009B2EFC" w:rsidRPr="009B2EFC">
        <w:rPr>
          <w:rFonts w:cstheme="minorHAnsi"/>
          <w:i/>
        </w:rPr>
        <w:t>Change</w:t>
      </w:r>
      <w:proofErr w:type="spellEnd"/>
      <w:r w:rsidR="009B2EFC">
        <w:rPr>
          <w:rFonts w:cstheme="minorHAnsi"/>
        </w:rPr>
        <w:t xml:space="preserve"> (RFC</w:t>
      </w:r>
      <w:r w:rsidR="009B2EFC" w:rsidRPr="000E76B5">
        <w:rPr>
          <w:rFonts w:cstheme="minorHAnsi"/>
        </w:rPr>
        <w:t>)</w:t>
      </w:r>
      <w:r w:rsidRPr="00C359C7">
        <w:rPr>
          <w:rFonts w:cstheme="minorHAnsi"/>
        </w:rPr>
        <w:t xml:space="preserve">, nos serviços e nos processos do negócio. </w:t>
      </w:r>
    </w:p>
    <w:p w14:paraId="2C00E656" w14:textId="77777777" w:rsidR="00B65CDC" w:rsidRPr="00D52E53" w:rsidRDefault="00C359C7" w:rsidP="00FE0284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D52E53">
        <w:rPr>
          <w:rFonts w:cstheme="minorHAnsi"/>
        </w:rPr>
        <w:t>O Gerenciamento de Mudanças comunica-se com o Gerenciamento d</w:t>
      </w:r>
      <w:r w:rsidR="009B2EFC" w:rsidRPr="00D52E53">
        <w:rPr>
          <w:rFonts w:cstheme="minorHAnsi"/>
        </w:rPr>
        <w:t>o Nível de Serviço através</w:t>
      </w:r>
      <w:r w:rsidR="007972F9" w:rsidRPr="00D52E53">
        <w:rPr>
          <w:rFonts w:cstheme="minorHAnsi"/>
        </w:rPr>
        <w:t xml:space="preserve"> do Calendário de Mudanças</w:t>
      </w:r>
      <w:r w:rsidRPr="00D52E53">
        <w:rPr>
          <w:rFonts w:cstheme="minorHAnsi"/>
        </w:rPr>
        <w:t xml:space="preserve">. </w:t>
      </w:r>
    </w:p>
    <w:p w14:paraId="399147A3" w14:textId="77777777"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46" w:name="_Toc294110762"/>
    </w:p>
    <w:p w14:paraId="1575FC41" w14:textId="77777777"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47" w:name="_Toc465429298"/>
      <w:r w:rsidRPr="00752D9D">
        <w:rPr>
          <w:rFonts w:asciiTheme="minorHAnsi" w:hAnsiTheme="minorHAnsi" w:cstheme="minorHAnsi"/>
          <w:sz w:val="28"/>
        </w:rPr>
        <w:t>Gerenciamento de Disponibilidade</w:t>
      </w:r>
      <w:bookmarkEnd w:id="46"/>
      <w:r w:rsidRPr="00752D9D">
        <w:rPr>
          <w:rFonts w:asciiTheme="minorHAnsi" w:hAnsiTheme="minorHAnsi" w:cstheme="minorHAnsi"/>
          <w:sz w:val="28"/>
        </w:rPr>
        <w:t>:</w:t>
      </w:r>
      <w:bookmarkEnd w:id="47"/>
    </w:p>
    <w:p w14:paraId="6A5AFA64" w14:textId="77777777" w:rsidR="00C72D0C" w:rsidRPr="00C72D0C" w:rsidRDefault="00C72D0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Gerenciamento da Disponibilidade dá início às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72D0C">
        <w:rPr>
          <w:rFonts w:cstheme="minorHAnsi"/>
        </w:rPr>
        <w:t>que visam melhora</w:t>
      </w:r>
      <w:r w:rsidR="00DD7C23">
        <w:rPr>
          <w:rFonts w:cstheme="minorHAnsi"/>
        </w:rPr>
        <w:t>r a disponibilidade do serviço</w:t>
      </w:r>
      <w:r w:rsidR="009B2EFC">
        <w:rPr>
          <w:rFonts w:cstheme="minorHAnsi"/>
        </w:rPr>
        <w:t xml:space="preserve"> de TI</w:t>
      </w:r>
      <w:r w:rsidR="00DD7C23">
        <w:rPr>
          <w:rFonts w:cstheme="minorHAnsi"/>
        </w:rPr>
        <w:t>;</w:t>
      </w:r>
    </w:p>
    <w:p w14:paraId="3F44B1AF" w14:textId="77777777" w:rsidR="00C72D0C" w:rsidRDefault="009B2EF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Gerenciamento da Disponibilidade </w:t>
      </w:r>
      <w:r>
        <w:rPr>
          <w:rFonts w:cstheme="minorHAnsi"/>
        </w:rPr>
        <w:t>pode se envolver</w:t>
      </w:r>
      <w:r w:rsidR="00C72D0C" w:rsidRPr="00C72D0C">
        <w:rPr>
          <w:rFonts w:cstheme="minorHAnsi"/>
        </w:rPr>
        <w:t xml:space="preserve"> na avaliação do impacto potencial das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C72D0C" w:rsidRPr="00C72D0C">
        <w:rPr>
          <w:rFonts w:cstheme="minorHAnsi"/>
        </w:rPr>
        <w:t>, uma vez que esse impacto pode afetar a disponibilidade do serviço</w:t>
      </w:r>
      <w:r>
        <w:rPr>
          <w:rFonts w:cstheme="minorHAnsi"/>
        </w:rPr>
        <w:t xml:space="preserve"> de TI</w:t>
      </w:r>
      <w:r w:rsidR="00C72D0C" w:rsidRPr="00C72D0C">
        <w:rPr>
          <w:rFonts w:cstheme="minorHAnsi"/>
        </w:rPr>
        <w:t>.</w:t>
      </w:r>
    </w:p>
    <w:p w14:paraId="49615ADE" w14:textId="77777777" w:rsidR="00C72D0C" w:rsidRPr="00C72D0C" w:rsidRDefault="00C72D0C" w:rsidP="00C72D0C">
      <w:pPr>
        <w:pStyle w:val="PargrafodaLista"/>
        <w:spacing w:line="240" w:lineRule="auto"/>
        <w:ind w:left="360"/>
        <w:jc w:val="both"/>
        <w:rPr>
          <w:rFonts w:cstheme="minorHAnsi"/>
        </w:rPr>
      </w:pPr>
    </w:p>
    <w:p w14:paraId="36E7DDC0" w14:textId="77777777"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48" w:name="_Toc294110763"/>
      <w:bookmarkStart w:id="49" w:name="_Toc465429299"/>
      <w:r w:rsidRPr="00752D9D">
        <w:rPr>
          <w:rFonts w:asciiTheme="minorHAnsi" w:hAnsiTheme="minorHAnsi" w:cstheme="minorHAnsi"/>
          <w:sz w:val="28"/>
        </w:rPr>
        <w:t>Gerenciamento de Capacidade</w:t>
      </w:r>
      <w:bookmarkEnd w:id="48"/>
      <w:r w:rsidRPr="00752D9D">
        <w:rPr>
          <w:rFonts w:asciiTheme="minorHAnsi" w:hAnsiTheme="minorHAnsi" w:cstheme="minorHAnsi"/>
          <w:sz w:val="28"/>
        </w:rPr>
        <w:t>:</w:t>
      </w:r>
      <w:bookmarkEnd w:id="49"/>
    </w:p>
    <w:p w14:paraId="7832E630" w14:textId="5ADE97A9" w:rsidR="00C72D0C" w:rsidRPr="00C72D0C" w:rsidRDefault="00C72D0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</w:t>
      </w:r>
      <w:r w:rsidR="009B2EFC">
        <w:rPr>
          <w:rFonts w:cstheme="minorHAnsi"/>
        </w:rPr>
        <w:t>Gerenciamento</w:t>
      </w:r>
      <w:ins w:id="50" w:author="Rodrigo Possatto Rothstein" w:date="2016-11-01T09:54:00Z">
        <w:r w:rsidR="00A8677C">
          <w:rPr>
            <w:rFonts w:cstheme="minorHAnsi"/>
          </w:rPr>
          <w:t xml:space="preserve"> de</w:t>
        </w:r>
      </w:ins>
      <w:r w:rsidRPr="00C72D0C">
        <w:rPr>
          <w:rFonts w:cstheme="minorHAnsi"/>
        </w:rPr>
        <w:t xml:space="preserve"> Capacidade </w:t>
      </w:r>
      <w:r w:rsidR="009B2EFC">
        <w:rPr>
          <w:rFonts w:cstheme="minorHAnsi"/>
        </w:rPr>
        <w:t>se preocupa</w:t>
      </w:r>
      <w:r w:rsidRPr="00C72D0C">
        <w:rPr>
          <w:rFonts w:cstheme="minorHAnsi"/>
        </w:rPr>
        <w:t xml:space="preserve"> com o efeito cumulativo das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72D0C">
        <w:rPr>
          <w:rFonts w:cstheme="minorHAnsi"/>
        </w:rPr>
        <w:t xml:space="preserve">durante um período </w:t>
      </w:r>
      <w:r w:rsidR="009B2EFC">
        <w:rPr>
          <w:rFonts w:cstheme="minorHAnsi"/>
        </w:rPr>
        <w:t xml:space="preserve">longo, </w:t>
      </w:r>
      <w:r w:rsidR="00AC6751">
        <w:rPr>
          <w:rFonts w:cstheme="minorHAnsi"/>
        </w:rPr>
        <w:t>por exemplo,</w:t>
      </w:r>
      <w:r w:rsidR="009B2EFC">
        <w:rPr>
          <w:rFonts w:cstheme="minorHAnsi"/>
        </w:rPr>
        <w:t xml:space="preserve"> um aumento de</w:t>
      </w:r>
      <w:r w:rsidRPr="00C72D0C">
        <w:rPr>
          <w:rFonts w:cstheme="minorHAnsi"/>
        </w:rPr>
        <w:t xml:space="preserve"> tempo de resposta e a necessidade de se ter maior </w:t>
      </w:r>
      <w:r w:rsidR="009B2EFC">
        <w:rPr>
          <w:rFonts w:cstheme="minorHAnsi"/>
        </w:rPr>
        <w:t>capacidade de processamento, rede e</w:t>
      </w:r>
      <w:del w:id="51" w:author="Rodrigo Possatto Rothstein" w:date="2016-11-01T09:55:00Z">
        <w:r w:rsidR="009B2EFC" w:rsidDel="00A8677C">
          <w:rPr>
            <w:rFonts w:cstheme="minorHAnsi"/>
          </w:rPr>
          <w:delText xml:space="preserve"> </w:delText>
        </w:r>
      </w:del>
      <w:r w:rsidR="009B2EFC">
        <w:rPr>
          <w:rFonts w:cstheme="minorHAnsi"/>
        </w:rPr>
        <w:t>/</w:t>
      </w:r>
      <w:del w:id="52" w:author="Rodrigo Possatto Rothstein" w:date="2016-11-01T09:55:00Z">
        <w:r w:rsidR="009B2EFC" w:rsidDel="00A8677C">
          <w:rPr>
            <w:rFonts w:cstheme="minorHAnsi"/>
          </w:rPr>
          <w:delText xml:space="preserve"> </w:delText>
        </w:r>
      </w:del>
      <w:r w:rsidR="009B2EFC">
        <w:rPr>
          <w:rFonts w:cstheme="minorHAnsi"/>
        </w:rPr>
        <w:t>ou</w:t>
      </w:r>
      <w:r w:rsidRPr="00C72D0C">
        <w:rPr>
          <w:rFonts w:cstheme="minorHAnsi"/>
        </w:rPr>
        <w:t xml:space="preserve"> armazenamento. </w:t>
      </w:r>
    </w:p>
    <w:p w14:paraId="53B5BEAA" w14:textId="77777777" w:rsidR="00B65CDC" w:rsidRDefault="00B65CDC" w:rsidP="007F100A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p w14:paraId="7E606A14" w14:textId="77777777"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53" w:name="_Toc294106424"/>
      <w:bookmarkStart w:id="54" w:name="_Toc465429300"/>
      <w:bookmarkEnd w:id="15"/>
      <w:r w:rsidRPr="00352302">
        <w:rPr>
          <w:rFonts w:asciiTheme="minorHAnsi" w:hAnsiTheme="minorHAnsi" w:cstheme="minorHAnsi"/>
          <w:sz w:val="28"/>
        </w:rPr>
        <w:t>Impacto</w:t>
      </w:r>
      <w:bookmarkEnd w:id="53"/>
      <w:bookmarkEnd w:id="54"/>
    </w:p>
    <w:p w14:paraId="53D277CD" w14:textId="611C6A2D" w:rsidR="006A74CB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Impacto indica o grau de distorção na entrega do Serviço de TI frente </w:t>
      </w:r>
      <w:r w:rsidR="009B2EFC">
        <w:rPr>
          <w:rFonts w:cstheme="minorHAnsi"/>
        </w:rPr>
        <w:t>a</w:t>
      </w:r>
      <w:r w:rsidRPr="00352302">
        <w:rPr>
          <w:rFonts w:cstheme="minorHAnsi"/>
        </w:rPr>
        <w:t xml:space="preserve">os níveis de qualidade de entrega esperados ou acordados. O Impacto está dividido </w:t>
      </w:r>
      <w:del w:id="55" w:author="Rodrigo Possatto Rothstein" w:date="2016-11-01T09:55:00Z">
        <w:r w:rsidRPr="00352302" w:rsidDel="003A5017">
          <w:rPr>
            <w:rFonts w:cstheme="minorHAnsi"/>
          </w:rPr>
          <w:delText xml:space="preserve">nos </w:delText>
        </w:r>
      </w:del>
      <w:ins w:id="56" w:author="Rodrigo Possatto Rothstein" w:date="2016-11-01T09:55:00Z">
        <w:r w:rsidR="003A5017">
          <w:rPr>
            <w:rFonts w:cstheme="minorHAnsi"/>
          </w:rPr>
          <w:t>nos</w:t>
        </w:r>
        <w:r w:rsidR="003A5017" w:rsidRPr="00352302">
          <w:rPr>
            <w:rFonts w:cstheme="minorHAnsi"/>
          </w:rPr>
          <w:t xml:space="preserve"> </w:t>
        </w:r>
      </w:ins>
      <w:del w:id="57" w:author="Rodrigo Possatto Rothstein" w:date="2016-11-01T09:55:00Z">
        <w:r w:rsidRPr="00352302" w:rsidDel="003A5017">
          <w:rPr>
            <w:rFonts w:cstheme="minorHAnsi"/>
          </w:rPr>
          <w:delText xml:space="preserve">seguintes </w:delText>
        </w:r>
      </w:del>
      <w:r w:rsidRPr="00352302">
        <w:rPr>
          <w:rFonts w:cstheme="minorHAnsi"/>
        </w:rPr>
        <w:t>níveis</w:t>
      </w:r>
      <w:ins w:id="58" w:author="Rodrigo Possatto Rothstein" w:date="2016-11-01T09:55:00Z">
        <w:r w:rsidR="003A5017">
          <w:rPr>
            <w:rFonts w:cstheme="minorHAnsi"/>
          </w:rPr>
          <w:t xml:space="preserve"> descritos na tabela abaixo, correlacionado com os sistemas </w:t>
        </w:r>
        <w:proofErr w:type="gramStart"/>
        <w:r w:rsidR="003A5017">
          <w:rPr>
            <w:rFonts w:cstheme="minorHAnsi"/>
          </w:rPr>
          <w:t>equivalentes</w:t>
        </w:r>
      </w:ins>
      <w:ins w:id="59" w:author="Rodrigo Possatto Rothstein" w:date="2016-11-01T09:56:00Z">
        <w:r w:rsidR="003A5017">
          <w:rPr>
            <w:rFonts w:cstheme="minorHAnsi"/>
          </w:rPr>
          <w:t>.</w:t>
        </w:r>
      </w:ins>
      <w:proofErr w:type="gramEnd"/>
      <w:del w:id="60" w:author="Rodrigo Possatto Rothstein" w:date="2016-11-01T09:55:00Z">
        <w:r w:rsidR="006A74CB" w:rsidDel="003A5017">
          <w:rPr>
            <w:rFonts w:cstheme="minorHAnsi"/>
          </w:rPr>
          <w:delText>.</w:delText>
        </w:r>
      </w:del>
    </w:p>
    <w:p w14:paraId="4C4ADB19" w14:textId="77777777" w:rsidR="006A74CB" w:rsidRDefault="006A74CB" w:rsidP="00352302">
      <w:pPr>
        <w:spacing w:after="0" w:line="240" w:lineRule="auto"/>
        <w:jc w:val="both"/>
        <w:rPr>
          <w:rFonts w:cstheme="minorHAnsi"/>
        </w:rPr>
      </w:pPr>
    </w:p>
    <w:p w14:paraId="6EC42FF0" w14:textId="7C9596CC" w:rsidR="006A74CB" w:rsidRDefault="006A74CB" w:rsidP="0035230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Vale ressaltar, que a tabela de impacto será revisada ao término de cada </w:t>
      </w:r>
      <w:del w:id="61" w:author="Rodrigo Possatto Rothstein" w:date="2016-11-01T09:56:00Z">
        <w:r w:rsidR="00CB4240" w:rsidDel="003A5017">
          <w:rPr>
            <w:rFonts w:cstheme="minorHAnsi"/>
          </w:rPr>
          <w:delText>Quadrimestre</w:delText>
        </w:r>
      </w:del>
      <w:ins w:id="62" w:author="Rodrigo Possatto Rothstein" w:date="2016-11-01T09:56:00Z">
        <w:r w:rsidR="003A5017">
          <w:rPr>
            <w:rFonts w:cstheme="minorHAnsi"/>
          </w:rPr>
          <w:t>semestre</w:t>
        </w:r>
      </w:ins>
      <w:r>
        <w:rPr>
          <w:rFonts w:cstheme="minorHAnsi"/>
        </w:rPr>
        <w:t>.</w:t>
      </w:r>
    </w:p>
    <w:p w14:paraId="776FEC91" w14:textId="77777777" w:rsidR="00352302" w:rsidRPr="00352302" w:rsidRDefault="006A74CB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 </w:t>
      </w:r>
    </w:p>
    <w:tbl>
      <w:tblPr>
        <w:tblStyle w:val="TabeladeGrade4-nfase61"/>
        <w:tblW w:w="9039" w:type="dxa"/>
        <w:tblLook w:val="04A0" w:firstRow="1" w:lastRow="0" w:firstColumn="1" w:lastColumn="0" w:noHBand="0" w:noVBand="1"/>
      </w:tblPr>
      <w:tblGrid>
        <w:gridCol w:w="1602"/>
        <w:gridCol w:w="7437"/>
      </w:tblGrid>
      <w:tr w:rsidR="00352302" w:rsidRPr="00094F24" w14:paraId="418C289D" w14:textId="77777777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1BD3638D" w14:textId="77777777"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IMPACTO</w:t>
            </w:r>
          </w:p>
        </w:tc>
        <w:tc>
          <w:tcPr>
            <w:tcW w:w="7437" w:type="dxa"/>
          </w:tcPr>
          <w:p w14:paraId="179EC8DB" w14:textId="77777777"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14:paraId="0F96780E" w14:textId="77777777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38FEEB93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CRÍTICO</w:t>
            </w:r>
          </w:p>
        </w:tc>
        <w:tc>
          <w:tcPr>
            <w:tcW w:w="7437" w:type="dxa"/>
          </w:tcPr>
          <w:p w14:paraId="26A02665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Gateway de Pagamento</w:t>
            </w:r>
          </w:p>
          <w:p w14:paraId="68EDA8CF" w14:textId="77777777" w:rsidR="00977303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Gateway Smiles</w:t>
            </w:r>
          </w:p>
          <w:p w14:paraId="00720F47" w14:textId="77777777" w:rsidR="000A563F" w:rsidRPr="0029614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Integrador de Sites</w:t>
            </w:r>
          </w:p>
          <w:p w14:paraId="32C0D6DC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 w:rsidRPr="00296145">
              <w:rPr>
                <w:rFonts w:cs="Arial"/>
                <w:szCs w:val="20"/>
              </w:rPr>
              <w:t>Navitaire</w:t>
            </w:r>
            <w:proofErr w:type="spellEnd"/>
          </w:p>
          <w:p w14:paraId="2AFF7504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Clube Smiles</w:t>
            </w:r>
          </w:p>
          <w:p w14:paraId="2538D72F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Compras de Milhas</w:t>
            </w:r>
          </w:p>
          <w:p w14:paraId="10A3F52A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Recorrência de Milhas</w:t>
            </w:r>
          </w:p>
          <w:p w14:paraId="7D01083C" w14:textId="77777777"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Adesão do Clube Smiles</w:t>
            </w:r>
          </w:p>
          <w:p w14:paraId="2BA5E24B" w14:textId="77777777"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Amadeus</w:t>
            </w:r>
          </w:p>
          <w:p w14:paraId="15E7161D" w14:textId="77777777"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Acumulo online</w:t>
            </w:r>
          </w:p>
          <w:p w14:paraId="5D481938" w14:textId="77777777"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Aracs</w:t>
            </w:r>
            <w:proofErr w:type="spellEnd"/>
          </w:p>
          <w:p w14:paraId="31FC6C82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Siebel</w:t>
            </w:r>
          </w:p>
          <w:p w14:paraId="3BDB9809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Antifraude</w:t>
            </w:r>
          </w:p>
          <w:p w14:paraId="72645ED1" w14:textId="77777777" w:rsidR="000A563F" w:rsidRPr="0029614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OUD</w:t>
            </w:r>
          </w:p>
        </w:tc>
      </w:tr>
      <w:tr w:rsidR="00352302" w:rsidRPr="00094F24" w14:paraId="182ADEE4" w14:textId="77777777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1A887BF1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ALTO</w:t>
            </w:r>
          </w:p>
        </w:tc>
        <w:tc>
          <w:tcPr>
            <w:tcW w:w="7437" w:type="dxa"/>
          </w:tcPr>
          <w:p w14:paraId="010791A4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296145">
              <w:rPr>
                <w:szCs w:val="20"/>
              </w:rPr>
              <w:t>Shopping Smiles</w:t>
            </w:r>
          </w:p>
          <w:p w14:paraId="1A6ADFD3" w14:textId="77777777"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Transferência de Milhas</w:t>
            </w:r>
          </w:p>
          <w:p w14:paraId="111971AE" w14:textId="77777777" w:rsidR="000A563F" w:rsidRPr="000A563F" w:rsidRDefault="00E96C5A" w:rsidP="00E96C5A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BI</w:t>
            </w:r>
          </w:p>
        </w:tc>
      </w:tr>
      <w:tr w:rsidR="00352302" w:rsidRPr="00094F24" w14:paraId="2DBEC289" w14:textId="77777777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3FB59547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MÉDIO</w:t>
            </w:r>
          </w:p>
        </w:tc>
        <w:tc>
          <w:tcPr>
            <w:tcW w:w="7437" w:type="dxa"/>
          </w:tcPr>
          <w:p w14:paraId="342C88B7" w14:textId="77777777"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Reativação do Clube Smiles</w:t>
            </w:r>
          </w:p>
          <w:p w14:paraId="2B85B464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E-mail</w:t>
            </w:r>
          </w:p>
          <w:p w14:paraId="436626FC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lastRenderedPageBreak/>
              <w:t>Internet</w:t>
            </w:r>
          </w:p>
          <w:p w14:paraId="40F27667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Telefonia</w:t>
            </w:r>
          </w:p>
          <w:p w14:paraId="30B513A1" w14:textId="77777777" w:rsidR="00E96C5A" w:rsidRPr="00E96C5A" w:rsidRDefault="000A563F" w:rsidP="00E96C5A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Link de dados do Escritório Central</w:t>
            </w:r>
          </w:p>
        </w:tc>
      </w:tr>
      <w:tr w:rsidR="00352302" w:rsidRPr="00094F24" w14:paraId="2376D53A" w14:textId="77777777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0A39BA58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lastRenderedPageBreak/>
              <w:t>BAIXO</w:t>
            </w:r>
          </w:p>
        </w:tc>
        <w:tc>
          <w:tcPr>
            <w:tcW w:w="7437" w:type="dxa"/>
          </w:tcPr>
          <w:p w14:paraId="63AE7AC3" w14:textId="77777777" w:rsidR="004439DB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Smiles Contábil</w:t>
            </w:r>
          </w:p>
          <w:p w14:paraId="37A87EE8" w14:textId="77777777" w:rsidR="004439DB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B2E</w:t>
            </w:r>
          </w:p>
          <w:p w14:paraId="56194B9E" w14:textId="77777777" w:rsidR="00352302" w:rsidRPr="000A563F" w:rsidRDefault="000A563F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0A563F">
              <w:rPr>
                <w:rFonts w:cs="Arial"/>
                <w:szCs w:val="20"/>
              </w:rPr>
              <w:t>Demais serviços e sistemas de TI</w:t>
            </w:r>
          </w:p>
        </w:tc>
      </w:tr>
    </w:tbl>
    <w:p w14:paraId="20DEC9F8" w14:textId="77777777" w:rsidR="00352302" w:rsidRDefault="00352302" w:rsidP="00352302">
      <w:pPr>
        <w:spacing w:after="0" w:line="240" w:lineRule="auto"/>
        <w:jc w:val="both"/>
        <w:rPr>
          <w:rFonts w:cstheme="minorHAnsi"/>
        </w:rPr>
      </w:pPr>
    </w:p>
    <w:p w14:paraId="1DF6F5E7" w14:textId="77777777"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63" w:name="_Toc294106425"/>
      <w:bookmarkStart w:id="64" w:name="_Toc465429301"/>
      <w:r w:rsidRPr="00352302">
        <w:rPr>
          <w:rFonts w:asciiTheme="minorHAnsi" w:hAnsiTheme="minorHAnsi" w:cstheme="minorHAnsi"/>
          <w:sz w:val="28"/>
        </w:rPr>
        <w:t>Probabilidade</w:t>
      </w:r>
      <w:bookmarkEnd w:id="63"/>
      <w:bookmarkEnd w:id="64"/>
    </w:p>
    <w:p w14:paraId="26446B59" w14:textId="77777777"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Risco indica a probabilidade de algum tipo de problema acontecer com a implementação da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. </w:t>
      </w:r>
      <w:r w:rsidR="009B2EFC">
        <w:rPr>
          <w:rFonts w:cstheme="minorHAnsi"/>
        </w:rPr>
        <w:t>A probabilidade está dividida</w:t>
      </w:r>
      <w:r w:rsidRPr="00352302">
        <w:rPr>
          <w:rFonts w:cstheme="minorHAnsi"/>
        </w:rPr>
        <w:t xml:space="preserve"> nos seguintes níveis:</w:t>
      </w:r>
    </w:p>
    <w:p w14:paraId="29D6F34D" w14:textId="77777777" w:rsidR="00352302" w:rsidRDefault="00352302" w:rsidP="00352302"/>
    <w:tbl>
      <w:tblPr>
        <w:tblStyle w:val="TabeladeGrade4-nfase61"/>
        <w:tblW w:w="9039" w:type="dxa"/>
        <w:tblLook w:val="04A0" w:firstRow="1" w:lastRow="0" w:firstColumn="1" w:lastColumn="0" w:noHBand="0" w:noVBand="1"/>
      </w:tblPr>
      <w:tblGrid>
        <w:gridCol w:w="1996"/>
        <w:gridCol w:w="7043"/>
      </w:tblGrid>
      <w:tr w:rsidR="00352302" w:rsidRPr="00094F24" w14:paraId="719A5C07" w14:textId="77777777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36408CC4" w14:textId="77777777"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PROBABILIDADE</w:t>
            </w:r>
          </w:p>
        </w:tc>
        <w:tc>
          <w:tcPr>
            <w:tcW w:w="7461" w:type="dxa"/>
          </w:tcPr>
          <w:p w14:paraId="65651318" w14:textId="77777777"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14:paraId="15DEE9F5" w14:textId="77777777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49C9705A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CRÍTICA</w:t>
            </w:r>
          </w:p>
        </w:tc>
        <w:tc>
          <w:tcPr>
            <w:tcW w:w="7461" w:type="dxa"/>
          </w:tcPr>
          <w:p w14:paraId="4FE8179E" w14:textId="77777777" w:rsidR="00352302" w:rsidRPr="00902C72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902C72">
              <w:rPr>
                <w:szCs w:val="20"/>
              </w:rPr>
              <w:t>Probabilidade crítica de algum problema ocorrer</w:t>
            </w:r>
            <w:r w:rsidRPr="00902C72">
              <w:rPr>
                <w:rFonts w:cs="Arial"/>
                <w:szCs w:val="20"/>
              </w:rPr>
              <w:t>.</w:t>
            </w:r>
          </w:p>
        </w:tc>
      </w:tr>
      <w:tr w:rsidR="00352302" w:rsidRPr="00094F24" w14:paraId="0C4293AE" w14:textId="77777777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23C22283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ALTA</w:t>
            </w:r>
          </w:p>
        </w:tc>
        <w:tc>
          <w:tcPr>
            <w:tcW w:w="7461" w:type="dxa"/>
          </w:tcPr>
          <w:p w14:paraId="69B2D281" w14:textId="77777777" w:rsidR="00352302" w:rsidRPr="00902C72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alta de algum problema ocorrer.</w:t>
            </w:r>
          </w:p>
        </w:tc>
      </w:tr>
      <w:tr w:rsidR="00352302" w:rsidRPr="00094F24" w14:paraId="11730031" w14:textId="77777777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71283481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MÉDIA</w:t>
            </w:r>
          </w:p>
        </w:tc>
        <w:tc>
          <w:tcPr>
            <w:tcW w:w="7461" w:type="dxa"/>
          </w:tcPr>
          <w:p w14:paraId="2E731ED8" w14:textId="77777777" w:rsidR="00352302" w:rsidRPr="00902C72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média de algum problema ocorrer.</w:t>
            </w:r>
          </w:p>
        </w:tc>
      </w:tr>
      <w:tr w:rsidR="00352302" w:rsidRPr="00094F24" w14:paraId="1E6199A2" w14:textId="77777777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03DB025D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BAIXA</w:t>
            </w:r>
          </w:p>
        </w:tc>
        <w:tc>
          <w:tcPr>
            <w:tcW w:w="7461" w:type="dxa"/>
          </w:tcPr>
          <w:p w14:paraId="03F663DC" w14:textId="77777777" w:rsidR="00352302" w:rsidRPr="00902C72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baixa de algum problema ocorrer.</w:t>
            </w:r>
          </w:p>
        </w:tc>
      </w:tr>
    </w:tbl>
    <w:p w14:paraId="214FA3DC" w14:textId="77777777" w:rsidR="00352302" w:rsidRDefault="00352302">
      <w:pPr>
        <w:rPr>
          <w:rFonts w:eastAsia="Times New Roman" w:cstheme="minorHAnsi"/>
          <w:b/>
          <w:bCs/>
          <w:sz w:val="28"/>
          <w:szCs w:val="24"/>
        </w:rPr>
      </w:pPr>
      <w:bookmarkStart w:id="65" w:name="_Toc294106426"/>
    </w:p>
    <w:p w14:paraId="074DF7C2" w14:textId="77777777"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66" w:name="_Toc465429302"/>
      <w:r w:rsidRPr="00352302">
        <w:rPr>
          <w:rFonts w:asciiTheme="minorHAnsi" w:hAnsiTheme="minorHAnsi" w:cstheme="minorHAnsi"/>
          <w:sz w:val="28"/>
        </w:rPr>
        <w:t>Estabelecendo o Risco</w:t>
      </w:r>
      <w:bookmarkEnd w:id="65"/>
      <w:bookmarkEnd w:id="66"/>
    </w:p>
    <w:p w14:paraId="55266FDE" w14:textId="77777777"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>Considerando-se as dimensões apresentadas, os riscos estabelecidos para o processo de Gerenciamento de Mudanças são definidos da seguinte maneira:</w:t>
      </w:r>
    </w:p>
    <w:p w14:paraId="3E9E7FCD" w14:textId="77777777" w:rsidR="00352302" w:rsidRDefault="00352302" w:rsidP="00352302"/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960"/>
        <w:gridCol w:w="1118"/>
        <w:gridCol w:w="1112"/>
        <w:gridCol w:w="963"/>
        <w:gridCol w:w="914"/>
      </w:tblGrid>
      <w:tr w:rsidR="00352302" w:rsidRPr="00AD6242" w14:paraId="33E5F1C5" w14:textId="77777777" w:rsidTr="00C93D3E">
        <w:trPr>
          <w:trHeight w:val="350"/>
        </w:trPr>
        <w:tc>
          <w:tcPr>
            <w:tcW w:w="2097" w:type="dxa"/>
            <w:gridSpan w:val="2"/>
            <w:tcBorders>
              <w:top w:val="nil"/>
              <w:left w:val="nil"/>
            </w:tcBorders>
            <w:shd w:val="clear" w:color="auto" w:fill="auto"/>
            <w:vAlign w:val="center"/>
          </w:tcPr>
          <w:p w14:paraId="6199A161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07" w:type="dxa"/>
            <w:gridSpan w:val="4"/>
            <w:shd w:val="clear" w:color="auto" w:fill="auto"/>
            <w:vAlign w:val="center"/>
          </w:tcPr>
          <w:p w14:paraId="5DD0F222" w14:textId="77777777" w:rsidR="00352302" w:rsidRPr="00D12A9E" w:rsidRDefault="00352302" w:rsidP="00C93D3E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D12A9E">
              <w:rPr>
                <w:rFonts w:cs="Arial"/>
                <w:b/>
                <w:sz w:val="20"/>
                <w:szCs w:val="20"/>
              </w:rPr>
              <w:t>RISCO</w:t>
            </w:r>
          </w:p>
        </w:tc>
      </w:tr>
      <w:tr w:rsidR="00352302" w:rsidRPr="00AD6242" w14:paraId="5C27502B" w14:textId="77777777" w:rsidTr="00C93D3E">
        <w:tc>
          <w:tcPr>
            <w:tcW w:w="1137" w:type="dxa"/>
            <w:vMerge w:val="restart"/>
            <w:vAlign w:val="center"/>
          </w:tcPr>
          <w:p w14:paraId="1778F03B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AD6242">
              <w:rPr>
                <w:rFonts w:asciiTheme="minorHAnsi" w:hAnsiTheme="minorHAnsi"/>
                <w:b/>
                <w:sz w:val="20"/>
                <w:szCs w:val="20"/>
              </w:rPr>
              <w:t>IMPACTO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5A4BCDC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Crítico</w:t>
            </w:r>
          </w:p>
        </w:tc>
        <w:tc>
          <w:tcPr>
            <w:tcW w:w="1118" w:type="dxa"/>
            <w:shd w:val="clear" w:color="auto" w:fill="FF0000"/>
            <w:vAlign w:val="center"/>
          </w:tcPr>
          <w:p w14:paraId="6BEE0AF4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112" w:type="dxa"/>
            <w:shd w:val="clear" w:color="auto" w:fill="FF0000"/>
            <w:vAlign w:val="center"/>
          </w:tcPr>
          <w:p w14:paraId="262713F9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63" w:type="dxa"/>
            <w:shd w:val="clear" w:color="auto" w:fill="FFFF00"/>
            <w:vAlign w:val="center"/>
          </w:tcPr>
          <w:p w14:paraId="44360F7F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914" w:type="dxa"/>
            <w:shd w:val="clear" w:color="auto" w:fill="92D050"/>
          </w:tcPr>
          <w:p w14:paraId="68FD6562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</w:tr>
      <w:tr w:rsidR="00352302" w:rsidRPr="00AD6242" w14:paraId="40A06687" w14:textId="77777777" w:rsidTr="00C93D3E">
        <w:tc>
          <w:tcPr>
            <w:tcW w:w="1137" w:type="dxa"/>
            <w:vMerge/>
            <w:vAlign w:val="center"/>
          </w:tcPr>
          <w:p w14:paraId="6B3B6D37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14:paraId="61D9D0E3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Alto</w:t>
            </w:r>
          </w:p>
        </w:tc>
        <w:tc>
          <w:tcPr>
            <w:tcW w:w="1118" w:type="dxa"/>
            <w:shd w:val="clear" w:color="auto" w:fill="FFFF00"/>
            <w:vAlign w:val="center"/>
          </w:tcPr>
          <w:p w14:paraId="7C2F82AE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45B554D5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963" w:type="dxa"/>
            <w:shd w:val="clear" w:color="auto" w:fill="92D050"/>
            <w:vAlign w:val="center"/>
          </w:tcPr>
          <w:p w14:paraId="58844086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914" w:type="dxa"/>
            <w:shd w:val="clear" w:color="auto" w:fill="92D050"/>
          </w:tcPr>
          <w:p w14:paraId="64AC4A04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</w:tr>
      <w:tr w:rsidR="00352302" w:rsidRPr="00AD6242" w14:paraId="39FEADE0" w14:textId="77777777" w:rsidTr="00C93D3E">
        <w:tc>
          <w:tcPr>
            <w:tcW w:w="1137" w:type="dxa"/>
            <w:vMerge/>
            <w:vAlign w:val="center"/>
          </w:tcPr>
          <w:p w14:paraId="648A122C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14:paraId="1FE8069E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Médio</w:t>
            </w:r>
          </w:p>
        </w:tc>
        <w:tc>
          <w:tcPr>
            <w:tcW w:w="1118" w:type="dxa"/>
            <w:shd w:val="clear" w:color="auto" w:fill="FFFF00"/>
            <w:vAlign w:val="center"/>
          </w:tcPr>
          <w:p w14:paraId="23528CB4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1112" w:type="dxa"/>
            <w:shd w:val="clear" w:color="auto" w:fill="92D050"/>
            <w:vAlign w:val="center"/>
          </w:tcPr>
          <w:p w14:paraId="30EC9CCC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963" w:type="dxa"/>
            <w:shd w:val="clear" w:color="auto" w:fill="92D050"/>
            <w:vAlign w:val="center"/>
          </w:tcPr>
          <w:p w14:paraId="00481BEC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914" w:type="dxa"/>
            <w:shd w:val="clear" w:color="auto" w:fill="2256EA"/>
          </w:tcPr>
          <w:p w14:paraId="6963F018" w14:textId="77777777" w:rsidR="00352302" w:rsidRPr="006861D7" w:rsidRDefault="00352302" w:rsidP="00C93D3E">
            <w:pPr>
              <w:pStyle w:val="TabelaLista"/>
              <w:tabs>
                <w:tab w:val="left" w:pos="236"/>
                <w:tab w:val="center" w:pos="349"/>
              </w:tabs>
              <w:jc w:val="left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</w: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  <w:t>6</w:t>
            </w:r>
          </w:p>
        </w:tc>
      </w:tr>
      <w:tr w:rsidR="00352302" w:rsidRPr="00AD6242" w14:paraId="77991161" w14:textId="77777777" w:rsidTr="00C93D3E"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14:paraId="7A61347A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271ECF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Baixo</w:t>
            </w:r>
          </w:p>
        </w:tc>
        <w:tc>
          <w:tcPr>
            <w:tcW w:w="1118" w:type="dxa"/>
            <w:shd w:val="clear" w:color="auto" w:fill="92D050"/>
            <w:vAlign w:val="center"/>
          </w:tcPr>
          <w:p w14:paraId="3DD5DA05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1112" w:type="dxa"/>
            <w:shd w:val="clear" w:color="auto" w:fill="92D050"/>
            <w:vAlign w:val="center"/>
          </w:tcPr>
          <w:p w14:paraId="5019BE2B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963" w:type="dxa"/>
            <w:shd w:val="clear" w:color="auto" w:fill="2256EA"/>
            <w:vAlign w:val="center"/>
          </w:tcPr>
          <w:p w14:paraId="06A154FC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6</w:t>
            </w:r>
          </w:p>
        </w:tc>
        <w:tc>
          <w:tcPr>
            <w:tcW w:w="914" w:type="dxa"/>
            <w:shd w:val="clear" w:color="auto" w:fill="2256EA"/>
          </w:tcPr>
          <w:p w14:paraId="76460775" w14:textId="77777777" w:rsidR="00352302" w:rsidRPr="006861D7" w:rsidRDefault="00352302" w:rsidP="00C93D3E">
            <w:pPr>
              <w:pStyle w:val="TabelaLista"/>
              <w:tabs>
                <w:tab w:val="center" w:pos="349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  <w:t>7</w:t>
            </w:r>
          </w:p>
        </w:tc>
      </w:tr>
      <w:tr w:rsidR="00352302" w:rsidRPr="00AD6242" w14:paraId="51EF9780" w14:textId="77777777" w:rsidTr="00C93D3E">
        <w:tc>
          <w:tcPr>
            <w:tcW w:w="2097" w:type="dxa"/>
            <w:gridSpan w:val="2"/>
            <w:vMerge w:val="restart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463CBC6F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bottom w:val="single" w:sz="4" w:space="0" w:color="auto"/>
            </w:tcBorders>
            <w:vAlign w:val="center"/>
          </w:tcPr>
          <w:p w14:paraId="2315D474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Crítica</w:t>
            </w:r>
          </w:p>
        </w:tc>
        <w:tc>
          <w:tcPr>
            <w:tcW w:w="1112" w:type="dxa"/>
            <w:tcBorders>
              <w:bottom w:val="single" w:sz="4" w:space="0" w:color="auto"/>
            </w:tcBorders>
            <w:vAlign w:val="center"/>
          </w:tcPr>
          <w:p w14:paraId="17842FB9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Alta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</w:tcPr>
          <w:p w14:paraId="45278DEB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Média</w:t>
            </w:r>
          </w:p>
        </w:tc>
        <w:tc>
          <w:tcPr>
            <w:tcW w:w="914" w:type="dxa"/>
            <w:tcBorders>
              <w:bottom w:val="single" w:sz="4" w:space="0" w:color="auto"/>
            </w:tcBorders>
          </w:tcPr>
          <w:p w14:paraId="197C55AD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Baixa</w:t>
            </w:r>
          </w:p>
        </w:tc>
      </w:tr>
      <w:tr w:rsidR="00352302" w:rsidRPr="00AD6242" w14:paraId="58895650" w14:textId="77777777" w:rsidTr="00C93D3E">
        <w:trPr>
          <w:trHeight w:val="516"/>
        </w:trPr>
        <w:tc>
          <w:tcPr>
            <w:tcW w:w="2097" w:type="dxa"/>
            <w:gridSpan w:val="2"/>
            <w:vMerge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6F93F88B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07" w:type="dxa"/>
            <w:gridSpan w:val="4"/>
            <w:shd w:val="clear" w:color="auto" w:fill="auto"/>
            <w:vAlign w:val="center"/>
          </w:tcPr>
          <w:p w14:paraId="1AB2CDAE" w14:textId="77777777" w:rsidR="00352302" w:rsidRPr="00AD6242" w:rsidRDefault="00352302" w:rsidP="00C93D3E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PROBABILIDADE</w:t>
            </w:r>
          </w:p>
        </w:tc>
      </w:tr>
    </w:tbl>
    <w:p w14:paraId="27C12D8E" w14:textId="77777777" w:rsidR="00352302" w:rsidRDefault="00352302" w:rsidP="00352302"/>
    <w:p w14:paraId="38FD690B" w14:textId="77777777" w:rsidR="00352302" w:rsidRDefault="00352302" w:rsidP="00352302"/>
    <w:p w14:paraId="6CB39745" w14:textId="77777777" w:rsidR="00352302" w:rsidRDefault="00352302" w:rsidP="00352302"/>
    <w:p w14:paraId="40BF2ED3" w14:textId="77777777" w:rsidR="00352302" w:rsidRDefault="00352302" w:rsidP="00352302"/>
    <w:p w14:paraId="017418C4" w14:textId="77777777" w:rsidR="00352302" w:rsidRDefault="00352302" w:rsidP="00352302"/>
    <w:p w14:paraId="5DE6CEF3" w14:textId="77777777" w:rsidR="00352302" w:rsidRDefault="00352302" w:rsidP="00352302"/>
    <w:p w14:paraId="7A9E1F82" w14:textId="77777777" w:rsidR="00352302" w:rsidRDefault="00352302" w:rsidP="00352302"/>
    <w:p w14:paraId="1F2BC4BA" w14:textId="77777777"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67" w:name="_Toc294106427"/>
    </w:p>
    <w:p w14:paraId="6D26C8D8" w14:textId="77777777" w:rsidR="005E27A5" w:rsidRDefault="005E27A5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03F3E5EE" w14:textId="77777777" w:rsidR="00352302" w:rsidRPr="00352302" w:rsidRDefault="00352302" w:rsidP="00352302">
      <w:pPr>
        <w:pStyle w:val="Ttulo1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bookmarkStart w:id="68" w:name="_Toc465429303"/>
      <w:r w:rsidRPr="00352302">
        <w:rPr>
          <w:rFonts w:asciiTheme="minorHAnsi" w:hAnsiTheme="minorHAnsi" w:cstheme="minorHAnsi"/>
          <w:sz w:val="28"/>
        </w:rPr>
        <w:lastRenderedPageBreak/>
        <w:t>Classificação</w:t>
      </w:r>
      <w:bookmarkEnd w:id="67"/>
      <w:bookmarkEnd w:id="68"/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1103"/>
      </w:tblGrid>
      <w:tr w:rsidR="00352302" w:rsidRPr="00AD6242" w14:paraId="5A33A821" w14:textId="77777777" w:rsidTr="00C93D3E">
        <w:tc>
          <w:tcPr>
            <w:tcW w:w="1137" w:type="dxa"/>
            <w:vMerge w:val="restart"/>
            <w:vAlign w:val="center"/>
          </w:tcPr>
          <w:p w14:paraId="3EC89ED2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RISCO</w:t>
            </w:r>
          </w:p>
        </w:tc>
        <w:tc>
          <w:tcPr>
            <w:tcW w:w="960" w:type="dxa"/>
            <w:shd w:val="clear" w:color="auto" w:fill="FF0000"/>
            <w:vAlign w:val="center"/>
          </w:tcPr>
          <w:p w14:paraId="3181C372" w14:textId="77777777" w:rsidR="00352302" w:rsidRPr="006861D7" w:rsidRDefault="00352302" w:rsidP="00352302">
            <w:pPr>
              <w:pStyle w:val="TabelaLista"/>
              <w:numPr>
                <w:ilvl w:val="1"/>
                <w:numId w:val="22"/>
              </w:numPr>
              <w:jc w:val="both"/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  <w:t>Crítico</w:t>
            </w:r>
          </w:p>
        </w:tc>
      </w:tr>
      <w:tr w:rsidR="00352302" w:rsidRPr="00AD6242" w14:paraId="51CFF15B" w14:textId="77777777" w:rsidTr="00C93D3E">
        <w:tc>
          <w:tcPr>
            <w:tcW w:w="1137" w:type="dxa"/>
            <w:vMerge/>
            <w:vAlign w:val="center"/>
          </w:tcPr>
          <w:p w14:paraId="0AC5F147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FFFF00"/>
            <w:vAlign w:val="center"/>
          </w:tcPr>
          <w:p w14:paraId="66C5EADC" w14:textId="77777777" w:rsidR="00352302" w:rsidRPr="00844AA4" w:rsidRDefault="00352302" w:rsidP="00352302">
            <w:pPr>
              <w:pStyle w:val="TabelaLista"/>
              <w:numPr>
                <w:ilvl w:val="1"/>
                <w:numId w:val="23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844AA4">
              <w:rPr>
                <w:rFonts w:asciiTheme="minorHAnsi" w:hAnsiTheme="minorHAnsi"/>
                <w:sz w:val="20"/>
                <w:szCs w:val="20"/>
              </w:rPr>
              <w:t>Alto</w:t>
            </w:r>
          </w:p>
        </w:tc>
      </w:tr>
      <w:tr w:rsidR="00352302" w:rsidRPr="00AD6242" w14:paraId="11257681" w14:textId="77777777" w:rsidTr="00C93D3E">
        <w:tc>
          <w:tcPr>
            <w:tcW w:w="1137" w:type="dxa"/>
            <w:vMerge/>
            <w:vAlign w:val="center"/>
          </w:tcPr>
          <w:p w14:paraId="316B1E6E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92D050"/>
            <w:vAlign w:val="center"/>
          </w:tcPr>
          <w:p w14:paraId="757B2ACA" w14:textId="77777777" w:rsidR="00352302" w:rsidRPr="00AD6242" w:rsidRDefault="00352302" w:rsidP="00352302">
            <w:pPr>
              <w:pStyle w:val="TabelaLista"/>
              <w:numPr>
                <w:ilvl w:val="1"/>
                <w:numId w:val="24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Médio</w:t>
            </w:r>
          </w:p>
        </w:tc>
      </w:tr>
      <w:tr w:rsidR="00352302" w:rsidRPr="00AD6242" w14:paraId="44C70D31" w14:textId="77777777" w:rsidTr="00C93D3E"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14:paraId="653FF4B9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0A21FA"/>
            <w:vAlign w:val="center"/>
          </w:tcPr>
          <w:p w14:paraId="619C5072" w14:textId="77777777" w:rsidR="00352302" w:rsidRPr="00407E10" w:rsidRDefault="00352302" w:rsidP="00352302">
            <w:pPr>
              <w:pStyle w:val="TabelaLista"/>
              <w:numPr>
                <w:ilvl w:val="1"/>
                <w:numId w:val="25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407E10">
              <w:rPr>
                <w:rFonts w:asciiTheme="minorHAnsi" w:hAnsiTheme="minorHAnsi"/>
                <w:sz w:val="20"/>
                <w:szCs w:val="20"/>
              </w:rPr>
              <w:t>Baixo</w:t>
            </w:r>
          </w:p>
        </w:tc>
      </w:tr>
    </w:tbl>
    <w:p w14:paraId="2351DA3C" w14:textId="77777777" w:rsidR="00352302" w:rsidRDefault="00352302" w:rsidP="00352302"/>
    <w:p w14:paraId="162DE393" w14:textId="77777777" w:rsidR="00352302" w:rsidRDefault="00352302" w:rsidP="00352302"/>
    <w:p w14:paraId="79804595" w14:textId="77777777" w:rsidR="00352302" w:rsidRDefault="00352302" w:rsidP="00352302"/>
    <w:p w14:paraId="48FA5466" w14:textId="77777777" w:rsidR="005E27A5" w:rsidRPr="005E27A5" w:rsidRDefault="005E27A5" w:rsidP="005E27A5">
      <w:pPr>
        <w:pStyle w:val="Ttulo1"/>
        <w:ind w:left="720"/>
        <w:rPr>
          <w:sz w:val="26"/>
          <w:szCs w:val="26"/>
        </w:rPr>
      </w:pPr>
      <w:bookmarkStart w:id="69" w:name="_Toc294106428"/>
    </w:p>
    <w:p w14:paraId="46849CDA" w14:textId="77777777" w:rsidR="005E27A5" w:rsidRPr="005E27A5" w:rsidRDefault="005E27A5" w:rsidP="005E27A5">
      <w:pPr>
        <w:pStyle w:val="Ttulo1"/>
        <w:ind w:left="720"/>
        <w:rPr>
          <w:sz w:val="26"/>
          <w:szCs w:val="26"/>
        </w:rPr>
      </w:pPr>
    </w:p>
    <w:p w14:paraId="68824231" w14:textId="77777777" w:rsidR="00352302" w:rsidRDefault="00352302" w:rsidP="00A56A6F">
      <w:pPr>
        <w:pStyle w:val="Ttulo1"/>
        <w:numPr>
          <w:ilvl w:val="0"/>
          <w:numId w:val="1"/>
        </w:numPr>
        <w:ind w:left="720" w:hanging="720"/>
        <w:rPr>
          <w:sz w:val="26"/>
          <w:szCs w:val="26"/>
        </w:rPr>
      </w:pPr>
      <w:bookmarkStart w:id="70" w:name="_Toc465429304"/>
      <w:r w:rsidRPr="00A56A6F">
        <w:rPr>
          <w:rFonts w:asciiTheme="minorHAnsi" w:hAnsiTheme="minorHAnsi" w:cstheme="minorHAnsi"/>
          <w:sz w:val="28"/>
        </w:rPr>
        <w:t>Proposta de Mudança</w:t>
      </w:r>
      <w:bookmarkEnd w:id="69"/>
      <w:bookmarkEnd w:id="70"/>
    </w:p>
    <w:p w14:paraId="68323A53" w14:textId="77777777" w:rsid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documento de Proposta </w:t>
      </w:r>
      <w:r w:rsidR="00245B77">
        <w:rPr>
          <w:rFonts w:cstheme="minorHAnsi"/>
        </w:rPr>
        <w:t xml:space="preserve">da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 tem como objetivo fornecer as informações necessárias para a avaliação da mudança. O documento de Proposta de Mudança deve conter:</w:t>
      </w:r>
    </w:p>
    <w:p w14:paraId="69F46AE6" w14:textId="77777777" w:rsidR="00A56A6F" w:rsidRPr="00352302" w:rsidRDefault="00A56A6F" w:rsidP="00352302">
      <w:pPr>
        <w:spacing w:after="0" w:line="240" w:lineRule="auto"/>
        <w:jc w:val="both"/>
        <w:rPr>
          <w:rFonts w:cstheme="minorHAnsi"/>
        </w:rPr>
      </w:pPr>
    </w:p>
    <w:p w14:paraId="60B5F735" w14:textId="0A4E386F" w:rsidR="00352302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qual é o escopo</w:t>
      </w:r>
      <w:ins w:id="71" w:author="Rodrigo Possatto Rothstein" w:date="2016-11-01T09:57:00Z">
        <w:r w:rsidR="004C1A81">
          <w:rPr>
            <w:rFonts w:cstheme="minorHAnsi"/>
          </w:rPr>
          <w:t>;</w:t>
        </w:r>
      </w:ins>
    </w:p>
    <w:p w14:paraId="3FD99D8C" w14:textId="75D7B0DE" w:rsidR="00D301F8" w:rsidRPr="00352302" w:rsidRDefault="00D301F8" w:rsidP="00D301F8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Incidentes, </w:t>
      </w:r>
      <w:r>
        <w:rPr>
          <w:rFonts w:cstheme="minorHAnsi"/>
        </w:rPr>
        <w:t xml:space="preserve">Solicitações, </w:t>
      </w:r>
      <w:proofErr w:type="spellStart"/>
      <w:r>
        <w:rPr>
          <w:rFonts w:cstheme="minorHAnsi"/>
        </w:rPr>
        <w:t>Bug´s</w:t>
      </w:r>
      <w:proofErr w:type="spellEnd"/>
      <w:r>
        <w:rPr>
          <w:rFonts w:cstheme="minorHAnsi"/>
        </w:rPr>
        <w:t xml:space="preserve">, Registro de </w:t>
      </w:r>
      <w:r w:rsidRPr="00352302">
        <w:rPr>
          <w:rFonts w:cstheme="minorHAnsi"/>
        </w:rPr>
        <w:t>Problemas</w:t>
      </w:r>
      <w:r>
        <w:rPr>
          <w:rFonts w:cstheme="minorHAnsi"/>
        </w:rPr>
        <w:t>, Melhorias</w:t>
      </w:r>
      <w:r w:rsidRPr="00352302">
        <w:rPr>
          <w:rFonts w:cstheme="minorHAnsi"/>
        </w:rPr>
        <w:t xml:space="preserve"> e Projetos relacionados</w:t>
      </w:r>
      <w:ins w:id="72" w:author="Rodrigo Possatto Rothstein" w:date="2016-11-01T09:57:00Z">
        <w:r w:rsidR="004C1A81">
          <w:rPr>
            <w:rFonts w:cstheme="minorHAnsi"/>
          </w:rPr>
          <w:t>;</w:t>
        </w:r>
      </w:ins>
    </w:p>
    <w:p w14:paraId="1A7DCFEA" w14:textId="6EA93DD7" w:rsidR="00D301F8" w:rsidRPr="00352302" w:rsidRDefault="00D301F8" w:rsidP="00D301F8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Categoria &lt;P</w:t>
      </w:r>
      <w:r w:rsidR="00D7386F">
        <w:rPr>
          <w:rFonts w:cstheme="minorHAnsi"/>
        </w:rPr>
        <w:t>ré-aprovada</w:t>
      </w:r>
      <w:r>
        <w:rPr>
          <w:rFonts w:cstheme="minorHAnsi"/>
        </w:rPr>
        <w:t xml:space="preserve"> / Normal / Emergencial</w:t>
      </w:r>
      <w:r w:rsidR="00E079A3">
        <w:rPr>
          <w:rFonts w:cstheme="minorHAnsi"/>
        </w:rPr>
        <w:t xml:space="preserve"> / </w:t>
      </w:r>
      <w:r w:rsidR="00D7386F">
        <w:rPr>
          <w:rFonts w:cstheme="minorHAnsi"/>
        </w:rPr>
        <w:t>Informativa</w:t>
      </w:r>
      <w:r>
        <w:rPr>
          <w:rFonts w:cstheme="minorHAnsi"/>
        </w:rPr>
        <w:t>&gt;</w:t>
      </w:r>
      <w:ins w:id="73" w:author="Rodrigo Possatto Rothstein" w:date="2016-11-01T09:57:00Z">
        <w:r w:rsidR="004C1A81">
          <w:rPr>
            <w:rFonts w:cstheme="minorHAnsi"/>
          </w:rPr>
          <w:t>;</w:t>
        </w:r>
      </w:ins>
    </w:p>
    <w:p w14:paraId="679E057E" w14:textId="72827606" w:rsidR="00352302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Atividades</w:t>
      </w:r>
      <w:del w:id="74" w:author="Rodrigo Possatto Rothstein" w:date="2016-11-01T09:57:00Z">
        <w:r w:rsidDel="004C1A81">
          <w:rPr>
            <w:rFonts w:cstheme="minorHAnsi"/>
          </w:rPr>
          <w:delText xml:space="preserve"> </w:delText>
        </w:r>
      </w:del>
      <w:r>
        <w:rPr>
          <w:rFonts w:cstheme="minorHAnsi"/>
        </w:rPr>
        <w:t>/</w:t>
      </w:r>
      <w:del w:id="75" w:author="Rodrigo Possatto Rothstein" w:date="2016-11-01T09:57:00Z">
        <w:r w:rsidDel="004C1A81">
          <w:rPr>
            <w:rFonts w:cstheme="minorHAnsi"/>
          </w:rPr>
          <w:delText xml:space="preserve"> </w:delText>
        </w:r>
      </w:del>
      <w:r>
        <w:rPr>
          <w:rFonts w:cstheme="minorHAnsi"/>
        </w:rPr>
        <w:t>tarefas, respectivos responsáveis pela execução e duração</w:t>
      </w:r>
      <w:del w:id="76" w:author="Rodrigo Possatto Rothstein" w:date="2016-11-01T09:57:00Z">
        <w:r w:rsidDel="004C1A81">
          <w:rPr>
            <w:rFonts w:cstheme="minorHAnsi"/>
          </w:rPr>
          <w:delText xml:space="preserve"> </w:delText>
        </w:r>
      </w:del>
      <w:r>
        <w:rPr>
          <w:rFonts w:cstheme="minorHAnsi"/>
        </w:rPr>
        <w:t>/</w:t>
      </w:r>
      <w:del w:id="77" w:author="Rodrigo Possatto Rothstein" w:date="2016-11-01T09:57:00Z">
        <w:r w:rsidDel="004C1A81">
          <w:rPr>
            <w:rFonts w:cstheme="minorHAnsi"/>
          </w:rPr>
          <w:delText xml:space="preserve"> </w:delText>
        </w:r>
      </w:del>
      <w:r>
        <w:rPr>
          <w:rFonts w:cstheme="minorHAnsi"/>
        </w:rPr>
        <w:t>tempo</w:t>
      </w:r>
      <w:ins w:id="78" w:author="Rodrigo Possatto Rothstein" w:date="2016-11-01T09:57:00Z">
        <w:r w:rsidR="004C1A81">
          <w:rPr>
            <w:rFonts w:cstheme="minorHAnsi"/>
          </w:rPr>
          <w:t>;</w:t>
        </w:r>
      </w:ins>
    </w:p>
    <w:p w14:paraId="3445A989" w14:textId="11F6B8EC"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Descrever se haverá indisponibilidade. Qual </w:t>
      </w:r>
      <w:proofErr w:type="gramStart"/>
      <w:r>
        <w:rPr>
          <w:rFonts w:cstheme="minorHAnsi"/>
        </w:rPr>
        <w:t>é</w:t>
      </w:r>
      <w:proofErr w:type="gramEnd"/>
      <w:r>
        <w:rPr>
          <w:rFonts w:cstheme="minorHAnsi"/>
        </w:rPr>
        <w:t xml:space="preserve"> o dia e horário de início e t</w:t>
      </w:r>
      <w:ins w:id="79" w:author="Rodrigo Possatto Rothstein" w:date="2016-11-01T09:57:00Z">
        <w:r w:rsidR="004C1A81">
          <w:rPr>
            <w:rFonts w:cstheme="minorHAnsi"/>
          </w:rPr>
          <w:t>é</w:t>
        </w:r>
      </w:ins>
      <w:del w:id="80" w:author="Rodrigo Possatto Rothstein" w:date="2016-11-01T09:57:00Z">
        <w:r w:rsidDel="004C1A81">
          <w:rPr>
            <w:rFonts w:cstheme="minorHAnsi"/>
          </w:rPr>
          <w:delText>e</w:delText>
        </w:r>
      </w:del>
      <w:r>
        <w:rPr>
          <w:rFonts w:cstheme="minorHAnsi"/>
        </w:rPr>
        <w:t>rmino da indisponibilidade?</w:t>
      </w:r>
    </w:p>
    <w:p w14:paraId="6F85C2C9" w14:textId="7595B27D"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o plano de retorno</w:t>
      </w:r>
      <w:del w:id="81" w:author="Rodrigo Possatto Rothstein" w:date="2016-11-01T09:57:00Z">
        <w:r w:rsidDel="004C1A81">
          <w:rPr>
            <w:rFonts w:cstheme="minorHAnsi"/>
          </w:rPr>
          <w:delText>?</w:delText>
        </w:r>
      </w:del>
      <w:ins w:id="82" w:author="Rodrigo Possatto Rothstein" w:date="2016-11-01T09:57:00Z">
        <w:r w:rsidR="004C1A81">
          <w:rPr>
            <w:rFonts w:cstheme="minorHAnsi"/>
          </w:rPr>
          <w:t>.</w:t>
        </w:r>
      </w:ins>
      <w:r>
        <w:rPr>
          <w:rFonts w:cstheme="minorHAnsi"/>
        </w:rPr>
        <w:t xml:space="preserve"> Qual </w:t>
      </w:r>
      <w:proofErr w:type="gramStart"/>
      <w:r>
        <w:rPr>
          <w:rFonts w:cstheme="minorHAnsi"/>
        </w:rPr>
        <w:t>é</w:t>
      </w:r>
      <w:proofErr w:type="gramEnd"/>
      <w:r>
        <w:rPr>
          <w:rFonts w:cstheme="minorHAnsi"/>
        </w:rPr>
        <w:t xml:space="preserve"> o dia e horário </w:t>
      </w:r>
      <w:ins w:id="83" w:author="Rodrigo Possatto Rothstein" w:date="2016-11-01T09:57:00Z">
        <w:r w:rsidR="004C1A81">
          <w:rPr>
            <w:rFonts w:cstheme="minorHAnsi"/>
          </w:rPr>
          <w:t xml:space="preserve">de </w:t>
        </w:r>
      </w:ins>
      <w:r>
        <w:rPr>
          <w:rFonts w:cstheme="minorHAnsi"/>
        </w:rPr>
        <w:t>início e termino da execução do plano de retorno?</w:t>
      </w:r>
    </w:p>
    <w:p w14:paraId="798E86F0" w14:textId="0AED5941" w:rsidR="00352302" w:rsidRDefault="00352302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>Cliente solicitante</w:t>
      </w:r>
      <w:ins w:id="84" w:author="Rodrigo Possatto Rothstein" w:date="2016-11-01T09:57:00Z">
        <w:r w:rsidR="004C1A81">
          <w:rPr>
            <w:rFonts w:cstheme="minorHAnsi"/>
          </w:rPr>
          <w:t>;</w:t>
        </w:r>
      </w:ins>
    </w:p>
    <w:p w14:paraId="6BDB9102" w14:textId="4E85BF0C"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Serviço e cliente afetado</w:t>
      </w:r>
      <w:ins w:id="85" w:author="Rodrigo Possatto Rothstein" w:date="2016-11-01T09:57:00Z">
        <w:r w:rsidR="004C1A81">
          <w:rPr>
            <w:rFonts w:cstheme="minorHAnsi"/>
          </w:rPr>
          <w:t>.</w:t>
        </w:r>
      </w:ins>
    </w:p>
    <w:p w14:paraId="6156E240" w14:textId="77777777" w:rsidR="009E4E01" w:rsidRDefault="009E4E01" w:rsidP="00C334DC">
      <w:pPr>
        <w:rPr>
          <w:rFonts w:cstheme="minorHAnsi"/>
        </w:rPr>
      </w:pPr>
    </w:p>
    <w:p w14:paraId="5D329A13" w14:textId="77777777" w:rsidR="00352302" w:rsidRPr="00A56A6F" w:rsidRDefault="00352302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86" w:name="_Toc294106429"/>
      <w:bookmarkStart w:id="87" w:name="_Toc465429305"/>
      <w:r w:rsidRPr="00A56A6F">
        <w:rPr>
          <w:rFonts w:asciiTheme="minorHAnsi" w:hAnsiTheme="minorHAnsi" w:cstheme="minorHAnsi"/>
          <w:sz w:val="28"/>
        </w:rPr>
        <w:t>Calendário de Mudanças</w:t>
      </w:r>
      <w:bookmarkEnd w:id="86"/>
      <w:bookmarkEnd w:id="87"/>
    </w:p>
    <w:p w14:paraId="794DA929" w14:textId="77777777"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 Calendário de Mudança tem como objetivo fornecer um calendário de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="00245B77">
        <w:rPr>
          <w:rFonts w:cstheme="minorHAnsi"/>
        </w:rPr>
        <w:t xml:space="preserve"> </w:t>
      </w:r>
      <w:r w:rsidRPr="00A56A6F">
        <w:rPr>
          <w:rFonts w:cstheme="minorHAnsi"/>
        </w:rPr>
        <w:t xml:space="preserve">contendo as datas e horários que estão disponíveis para implementação de mudança e as que estão com mudança agendada, evitando a </w:t>
      </w:r>
      <w:r w:rsidR="00A56A6F" w:rsidRPr="00A56A6F">
        <w:rPr>
          <w:rFonts w:cstheme="minorHAnsi"/>
        </w:rPr>
        <w:t>ambiguidade</w:t>
      </w:r>
      <w:r w:rsidRPr="00A56A6F">
        <w:rPr>
          <w:rFonts w:cstheme="minorHAnsi"/>
        </w:rPr>
        <w:t xml:space="preserve"> de atividades e ao mesmo tempo permitindo a alocação e otimização de recursos necessários para a execução.</w:t>
      </w:r>
    </w:p>
    <w:p w14:paraId="335F7711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706793AD" w14:textId="2632602B"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É recomendável que se </w:t>
      </w:r>
      <w:proofErr w:type="gramStart"/>
      <w:r w:rsidRPr="00A56A6F">
        <w:rPr>
          <w:rFonts w:cstheme="minorHAnsi"/>
        </w:rPr>
        <w:t>implemente</w:t>
      </w:r>
      <w:proofErr w:type="gramEnd"/>
      <w:r w:rsidRPr="00A56A6F">
        <w:rPr>
          <w:rFonts w:cstheme="minorHAnsi"/>
        </w:rPr>
        <w:t xml:space="preserve"> uma mudança de cada vez, para</w:t>
      </w:r>
      <w:ins w:id="88" w:author="Rodrigo Possatto Rothstein" w:date="2016-11-01T09:58:00Z">
        <w:r w:rsidR="00017595">
          <w:rPr>
            <w:rFonts w:cstheme="minorHAnsi"/>
          </w:rPr>
          <w:t>,</w:t>
        </w:r>
      </w:ins>
      <w:r w:rsidRPr="00A56A6F">
        <w:rPr>
          <w:rFonts w:cstheme="minorHAnsi"/>
        </w:rPr>
        <w:t xml:space="preserve"> por exemplo</w:t>
      </w:r>
      <w:ins w:id="89" w:author="Rodrigo Possatto Rothstein" w:date="2016-11-01T09:58:00Z">
        <w:r w:rsidR="00017595">
          <w:rPr>
            <w:rFonts w:cstheme="minorHAnsi"/>
          </w:rPr>
          <w:t>,</w:t>
        </w:r>
      </w:ins>
      <w:r w:rsidRPr="00A56A6F">
        <w:rPr>
          <w:rFonts w:cstheme="minorHAnsi"/>
        </w:rPr>
        <w:t xml:space="preserve"> simplificar um diagnóstico caso algum problema ocorra. </w:t>
      </w:r>
      <w:r w:rsidR="00A56A6F" w:rsidRPr="00A56A6F">
        <w:rPr>
          <w:rFonts w:cstheme="minorHAnsi"/>
        </w:rPr>
        <w:t>Por outro lado,</w:t>
      </w:r>
      <w:r w:rsidRPr="00A56A6F">
        <w:rPr>
          <w:rFonts w:cstheme="minorHAnsi"/>
        </w:rPr>
        <w:t xml:space="preserve"> deve-se considerar o agrupamento de mudanças que devem e podem ser implementadas em conjunto, </w:t>
      </w:r>
      <w:r w:rsidR="00E140D8" w:rsidRPr="00A56A6F">
        <w:rPr>
          <w:rFonts w:cstheme="minorHAnsi"/>
        </w:rPr>
        <w:t>por exemplo,</w:t>
      </w:r>
      <w:r w:rsidRPr="00A56A6F">
        <w:rPr>
          <w:rFonts w:cstheme="minorHAnsi"/>
        </w:rPr>
        <w:t xml:space="preserve">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A56A6F">
        <w:rPr>
          <w:rFonts w:cstheme="minorHAnsi"/>
        </w:rPr>
        <w:t xml:space="preserve"> de software, quando possível, devem ser implementadas em forma de pacotes de Release.</w:t>
      </w:r>
    </w:p>
    <w:p w14:paraId="50993F25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22184C7B" w14:textId="77777777" w:rsidR="00FA77AE" w:rsidRDefault="00FA77AE">
      <w:pPr>
        <w:rPr>
          <w:rFonts w:eastAsia="Times New Roman" w:cstheme="minorHAnsi"/>
          <w:b/>
          <w:bCs/>
          <w:sz w:val="28"/>
          <w:szCs w:val="24"/>
        </w:rPr>
      </w:pPr>
      <w:bookmarkStart w:id="90" w:name="_Toc294106430"/>
    </w:p>
    <w:p w14:paraId="193ABC97" w14:textId="77777777" w:rsidR="009E4E01" w:rsidRDefault="009E4E01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7D619F47" w14:textId="77777777" w:rsidR="00A56A6F" w:rsidRDefault="00A56A6F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91" w:name="_Toc465429306"/>
      <w:r>
        <w:rPr>
          <w:rFonts w:asciiTheme="minorHAnsi" w:hAnsiTheme="minorHAnsi" w:cstheme="minorHAnsi"/>
          <w:sz w:val="28"/>
        </w:rPr>
        <w:lastRenderedPageBreak/>
        <w:t>Comitês</w:t>
      </w:r>
      <w:bookmarkEnd w:id="91"/>
    </w:p>
    <w:p w14:paraId="2528705D" w14:textId="77777777" w:rsidR="00A56A6F" w:rsidRPr="00A56A6F" w:rsidRDefault="00A56A6F" w:rsidP="00A56A6F"/>
    <w:p w14:paraId="1B6B6625" w14:textId="77777777"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92" w:name="_Toc465429307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90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="00CD23DE">
        <w:rPr>
          <w:rFonts w:asciiTheme="minorHAnsi" w:hAnsiTheme="minorHAnsi" w:cstheme="minorHAnsi"/>
          <w:sz w:val="28"/>
        </w:rPr>
        <w:t>(CAB)</w:t>
      </w:r>
      <w:bookmarkEnd w:id="92"/>
    </w:p>
    <w:p w14:paraId="023A626D" w14:textId="77777777"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Tem como objetivo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>definir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 xml:space="preserve">quais são os </w:t>
      </w:r>
      <w:r w:rsidR="00352302" w:rsidRPr="00A56A6F">
        <w:rPr>
          <w:rFonts w:cstheme="minorHAnsi"/>
        </w:rPr>
        <w:t xml:space="preserve">membros (papéis) necessários para a aprovação da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>
        <w:rPr>
          <w:rFonts w:cstheme="minorHAnsi"/>
        </w:rPr>
        <w:t xml:space="preserve"> de categoria Normal</w:t>
      </w:r>
      <w:r w:rsidR="00352302" w:rsidRPr="00A56A6F">
        <w:rPr>
          <w:rFonts w:cstheme="minorHAnsi"/>
        </w:rPr>
        <w:t xml:space="preserve">. </w:t>
      </w:r>
    </w:p>
    <w:p w14:paraId="14DE9FEE" w14:textId="77777777" w:rsidR="009227FD" w:rsidRDefault="009227FD" w:rsidP="00A56A6F">
      <w:pPr>
        <w:spacing w:after="0" w:line="240" w:lineRule="auto"/>
        <w:jc w:val="both"/>
        <w:rPr>
          <w:rFonts w:cstheme="minorHAnsi"/>
        </w:rPr>
      </w:pPr>
    </w:p>
    <w:p w14:paraId="3BAA2702" w14:textId="77777777" w:rsidR="009227FD" w:rsidRDefault="009227FD" w:rsidP="009227FD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Os membros do </w:t>
      </w:r>
      <w:r w:rsidR="00D23CC1">
        <w:rPr>
          <w:rFonts w:cstheme="minorHAnsi"/>
        </w:rPr>
        <w:t xml:space="preserve">Comitê Consultivo de Mudanças </w:t>
      </w:r>
      <w:r w:rsidR="00B7738A">
        <w:rPr>
          <w:rFonts w:cstheme="minorHAnsi"/>
        </w:rPr>
        <w:t xml:space="preserve">(CAB) </w:t>
      </w:r>
      <w:r>
        <w:rPr>
          <w:rFonts w:cstheme="minorHAnsi"/>
        </w:rPr>
        <w:t xml:space="preserve">devem estar disponíveis toda </w:t>
      </w:r>
      <w:r w:rsidR="00E079A3">
        <w:rPr>
          <w:rFonts w:cstheme="minorHAnsi"/>
        </w:rPr>
        <w:t>quarta-feira, caso seja feriado, será no próximo dia útil.</w:t>
      </w:r>
    </w:p>
    <w:p w14:paraId="09A75564" w14:textId="77777777" w:rsidR="009227FD" w:rsidRDefault="009227FD" w:rsidP="009227FD">
      <w:pPr>
        <w:spacing w:after="0" w:line="240" w:lineRule="auto"/>
        <w:jc w:val="both"/>
        <w:rPr>
          <w:rFonts w:cstheme="minorHAnsi"/>
        </w:rPr>
      </w:pPr>
    </w:p>
    <w:p w14:paraId="738392C0" w14:textId="5D87BE51" w:rsidR="00352302" w:rsidRDefault="00B7738A" w:rsidP="009227F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a</w:t>
      </w:r>
      <w:r w:rsidR="009227FD">
        <w:rPr>
          <w:rFonts w:cstheme="minorHAnsi"/>
        </w:rPr>
        <w:t xml:space="preserve">s </w:t>
      </w:r>
      <w:proofErr w:type="spellStart"/>
      <w:r w:rsidR="009227FD" w:rsidRPr="00ED7E54">
        <w:rPr>
          <w:rFonts w:cstheme="minorHAnsi"/>
          <w:i/>
        </w:rPr>
        <w:t>Request</w:t>
      </w:r>
      <w:proofErr w:type="spellEnd"/>
      <w:r w:rsidR="009227FD" w:rsidRPr="00ED7E54">
        <w:rPr>
          <w:rFonts w:cstheme="minorHAnsi"/>
          <w:i/>
        </w:rPr>
        <w:t xml:space="preserve"> for </w:t>
      </w:r>
      <w:proofErr w:type="spellStart"/>
      <w:r w:rsidR="009227FD" w:rsidRPr="00ED7E54">
        <w:rPr>
          <w:rFonts w:cstheme="minorHAnsi"/>
          <w:i/>
        </w:rPr>
        <w:t>Change</w:t>
      </w:r>
      <w:proofErr w:type="spellEnd"/>
      <w:r w:rsidR="005E403A">
        <w:rPr>
          <w:rFonts w:cstheme="minorHAnsi"/>
        </w:rPr>
        <w:t xml:space="preserve"> </w:t>
      </w:r>
      <w:r w:rsidR="009227FD">
        <w:rPr>
          <w:rFonts w:cstheme="minorHAnsi"/>
        </w:rPr>
        <w:t xml:space="preserve">(RFC) de categoria Normal só serão aceitas </w:t>
      </w:r>
      <w:r w:rsidR="0025777F">
        <w:rPr>
          <w:rFonts w:cstheme="minorHAnsi"/>
        </w:rPr>
        <w:t xml:space="preserve">até a </w:t>
      </w:r>
      <w:r w:rsidR="00ED7E54">
        <w:rPr>
          <w:rFonts w:cstheme="minorHAnsi"/>
        </w:rPr>
        <w:t>terça-feira às 18</w:t>
      </w:r>
      <w:r w:rsidR="0025777F">
        <w:rPr>
          <w:rFonts w:cstheme="minorHAnsi"/>
        </w:rPr>
        <w:t xml:space="preserve">:00 horas, </w:t>
      </w:r>
      <w:r w:rsidR="003F11B0">
        <w:rPr>
          <w:rFonts w:cstheme="minorHAnsi"/>
        </w:rPr>
        <w:t>caso seja feriado, será no próximo dia útil.</w:t>
      </w:r>
    </w:p>
    <w:p w14:paraId="19A1BD26" w14:textId="77777777" w:rsidR="009227FD" w:rsidRDefault="009227FD" w:rsidP="009227FD">
      <w:pPr>
        <w:spacing w:after="0" w:line="240" w:lineRule="auto"/>
        <w:jc w:val="both"/>
      </w:pPr>
    </w:p>
    <w:tbl>
      <w:tblPr>
        <w:tblStyle w:val="TabeladeGrade4-nfase61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A77AE" w:rsidRPr="00094F24" w14:paraId="386A24E5" w14:textId="77777777" w:rsidTr="00FA7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CE215C5" w14:textId="77777777" w:rsidR="00FA77AE" w:rsidRPr="00E079A3" w:rsidRDefault="00FA77AE" w:rsidP="00E140D8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>Membros</w:t>
            </w:r>
            <w:r w:rsidR="00E140D8" w:rsidRPr="00E079A3">
              <w:rPr>
                <w:rFonts w:cs="Arial"/>
                <w:szCs w:val="20"/>
              </w:rPr>
              <w:t xml:space="preserve"> </w:t>
            </w:r>
            <w:r w:rsidRPr="00E079A3">
              <w:rPr>
                <w:rFonts w:cs="Arial"/>
                <w:szCs w:val="20"/>
              </w:rPr>
              <w:t>(cargo/função)</w:t>
            </w:r>
          </w:p>
        </w:tc>
      </w:tr>
      <w:tr w:rsidR="00FA77AE" w:rsidRPr="00094F24" w14:paraId="00ECD707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B16489F" w14:textId="77777777" w:rsidR="00FA77AE" w:rsidRPr="00E079A3" w:rsidRDefault="00CB4240" w:rsidP="00CB4240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Analista de </w:t>
            </w:r>
            <w:r w:rsidR="00FA77AE" w:rsidRPr="00E079A3">
              <w:rPr>
                <w:rFonts w:cs="Arial"/>
                <w:b w:val="0"/>
                <w:szCs w:val="20"/>
              </w:rPr>
              <w:t>Segurança da Informação</w:t>
            </w:r>
          </w:p>
        </w:tc>
      </w:tr>
      <w:tr w:rsidR="00FA77AE" w:rsidRPr="00094F24" w14:paraId="789AD0B5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1901E42A" w14:textId="77777777" w:rsidR="00FA77AE" w:rsidRPr="00CB4240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Analista de </w:t>
            </w:r>
            <w:r w:rsidR="00FA77AE" w:rsidRPr="00CB4240">
              <w:rPr>
                <w:rFonts w:cs="Arial"/>
                <w:b w:val="0"/>
                <w:szCs w:val="20"/>
              </w:rPr>
              <w:t>Fraude</w:t>
            </w:r>
          </w:p>
        </w:tc>
      </w:tr>
      <w:tr w:rsidR="00FA77AE" w:rsidRPr="00094F24" w14:paraId="1B88DFB3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645B6F6" w14:textId="77777777" w:rsidR="00FA77AE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Arquiteto de Sistemas</w:t>
            </w:r>
          </w:p>
        </w:tc>
      </w:tr>
      <w:tr w:rsidR="00ED7E54" w:rsidRPr="00094F24" w14:paraId="63B8FD2E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CFA91D1" w14:textId="77777777"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Coordenador de Operações de TI</w:t>
            </w:r>
          </w:p>
        </w:tc>
      </w:tr>
      <w:tr w:rsidR="00ED7E54" w:rsidRPr="00094F24" w14:paraId="01EB5980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AD5AA19" w14:textId="77777777" w:rsidR="00ED7E54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Especialista em </w:t>
            </w:r>
            <w:r w:rsidR="00ED7E54" w:rsidRPr="00E079A3">
              <w:rPr>
                <w:rFonts w:cs="Arial"/>
                <w:b w:val="0"/>
                <w:szCs w:val="20"/>
              </w:rPr>
              <w:t>Infraestrutura</w:t>
            </w:r>
          </w:p>
        </w:tc>
      </w:tr>
      <w:tr w:rsidR="0098336F" w:rsidRPr="00094F24" w14:paraId="7AFB331E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7BDD7C6C" w14:textId="11E4F7B8" w:rsidR="0098336F" w:rsidRPr="0098336F" w:rsidRDefault="0098336F" w:rsidP="00FA77AE">
            <w:pPr>
              <w:rPr>
                <w:rFonts w:cs="Arial"/>
                <w:b w:val="0"/>
                <w:szCs w:val="20"/>
              </w:rPr>
            </w:pPr>
            <w:r w:rsidRPr="0098336F">
              <w:rPr>
                <w:rFonts w:cs="Arial"/>
                <w:b w:val="0"/>
                <w:szCs w:val="20"/>
              </w:rPr>
              <w:t>Gerente de Governança de TI</w:t>
            </w:r>
          </w:p>
        </w:tc>
      </w:tr>
      <w:tr w:rsidR="0098336F" w:rsidRPr="00094F24" w14:paraId="50E2ED11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2C0FE27" w14:textId="64EEC275" w:rsidR="0098336F" w:rsidRPr="0098336F" w:rsidRDefault="0098336F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Área de Gerenciamento de Mudanças</w:t>
            </w:r>
          </w:p>
        </w:tc>
      </w:tr>
      <w:tr w:rsidR="00ED7E54" w:rsidRPr="00094F24" w14:paraId="5C995040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3CD543DD" w14:textId="77777777"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Fornecedor (caso seja necessário)</w:t>
            </w:r>
          </w:p>
        </w:tc>
      </w:tr>
      <w:tr w:rsidR="00ED7E54" w:rsidRPr="00094F24" w14:paraId="5C10F9A8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0A8855D" w14:textId="77777777" w:rsidR="00ED7E54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Coordenador da </w:t>
            </w:r>
            <w:r w:rsidR="00ED7E54" w:rsidRPr="00E079A3">
              <w:rPr>
                <w:rFonts w:cs="Arial"/>
                <w:b w:val="0"/>
                <w:szCs w:val="20"/>
              </w:rPr>
              <w:t>Central de Atendimento (caso seja necessário)</w:t>
            </w:r>
          </w:p>
        </w:tc>
      </w:tr>
      <w:tr w:rsidR="00ED7E54" w:rsidRPr="00094F24" w14:paraId="3444A012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124676B4" w14:textId="77777777"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Projeto (caso seja necessário)</w:t>
            </w:r>
          </w:p>
        </w:tc>
      </w:tr>
      <w:tr w:rsidR="00ED7E54" w:rsidRPr="00094F24" w14:paraId="53A48A3C" w14:textId="77777777" w:rsidTr="00E0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7BDB3B9" w14:textId="77777777" w:rsidR="00ED7E54" w:rsidRPr="00E079A3" w:rsidRDefault="00ED7E54" w:rsidP="00ED7E54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Área de Negócio (caso seja necessário)</w:t>
            </w:r>
          </w:p>
        </w:tc>
      </w:tr>
      <w:tr w:rsidR="00CE14CD" w:rsidRPr="00094F24" w14:paraId="4EB7155D" w14:textId="77777777" w:rsidTr="00E079A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A580B51" w14:textId="77777777" w:rsidR="00CE14CD" w:rsidRPr="00E079A3" w:rsidRDefault="00CE14CD" w:rsidP="00ED7E54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Demais Gerentes (caso seja necessário)</w:t>
            </w:r>
          </w:p>
        </w:tc>
      </w:tr>
    </w:tbl>
    <w:p w14:paraId="60BB830D" w14:textId="77777777" w:rsidR="00E80F51" w:rsidRDefault="00E80F51">
      <w:pPr>
        <w:rPr>
          <w:rFonts w:eastAsia="Times New Roman" w:cstheme="minorHAnsi"/>
          <w:b/>
          <w:bCs/>
          <w:sz w:val="28"/>
          <w:szCs w:val="24"/>
        </w:rPr>
      </w:pPr>
      <w:bookmarkStart w:id="93" w:name="_Toc294106431"/>
    </w:p>
    <w:p w14:paraId="149F63A4" w14:textId="77777777"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94" w:name="_Toc465429308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93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Pr="00A56A6F">
        <w:rPr>
          <w:rFonts w:asciiTheme="minorHAnsi" w:hAnsiTheme="minorHAnsi" w:cstheme="minorHAnsi"/>
          <w:sz w:val="28"/>
        </w:rPr>
        <w:t>Emergencial</w:t>
      </w:r>
      <w:r w:rsidR="00CD23DE">
        <w:rPr>
          <w:rFonts w:asciiTheme="minorHAnsi" w:hAnsiTheme="minorHAnsi" w:cstheme="minorHAnsi"/>
          <w:sz w:val="28"/>
        </w:rPr>
        <w:t xml:space="preserve"> (ECAB)</w:t>
      </w:r>
      <w:bookmarkEnd w:id="94"/>
    </w:p>
    <w:p w14:paraId="41BE3CDB" w14:textId="77777777" w:rsidR="00B7738A" w:rsidRPr="00B7738A" w:rsidRDefault="00B7738A" w:rsidP="00B7738A">
      <w:pPr>
        <w:spacing w:after="0" w:line="240" w:lineRule="auto"/>
        <w:jc w:val="both"/>
        <w:rPr>
          <w:rFonts w:cstheme="minorHAnsi"/>
        </w:rPr>
      </w:pPr>
      <w:r w:rsidRPr="00B7738A">
        <w:rPr>
          <w:rFonts w:cstheme="minorHAnsi"/>
        </w:rPr>
        <w:t xml:space="preserve">Tem como objetivo definir quais são os membros (papéis) necessários para a aprovação da </w:t>
      </w:r>
      <w:proofErr w:type="spellStart"/>
      <w:r w:rsidRPr="00ED7E54">
        <w:rPr>
          <w:rFonts w:cstheme="minorHAnsi"/>
          <w:i/>
        </w:rPr>
        <w:t>Request</w:t>
      </w:r>
      <w:proofErr w:type="spellEnd"/>
      <w:r w:rsidRPr="00ED7E54">
        <w:rPr>
          <w:rFonts w:cstheme="minorHAnsi"/>
          <w:i/>
        </w:rPr>
        <w:t xml:space="preserve"> for </w:t>
      </w:r>
      <w:proofErr w:type="spellStart"/>
      <w:r w:rsidRPr="00ED7E54">
        <w:rPr>
          <w:rFonts w:cstheme="minorHAnsi"/>
          <w:i/>
        </w:rPr>
        <w:t>Change</w:t>
      </w:r>
      <w:proofErr w:type="spellEnd"/>
      <w:r w:rsidRPr="00B7738A">
        <w:rPr>
          <w:rFonts w:cstheme="minorHAnsi"/>
        </w:rPr>
        <w:t xml:space="preserve"> (RFC) de categoria </w:t>
      </w:r>
      <w:r>
        <w:rPr>
          <w:rFonts w:cstheme="minorHAnsi"/>
        </w:rPr>
        <w:t>Emergencial</w:t>
      </w:r>
      <w:r w:rsidRPr="00B7738A">
        <w:rPr>
          <w:rFonts w:cstheme="minorHAnsi"/>
        </w:rPr>
        <w:t xml:space="preserve">. </w:t>
      </w:r>
    </w:p>
    <w:p w14:paraId="3A3172D4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160EFD9E" w14:textId="77777777"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o</w:t>
      </w:r>
      <w:r w:rsidR="00352302" w:rsidRPr="00A56A6F">
        <w:rPr>
          <w:rFonts w:cstheme="minorHAnsi"/>
        </w:rPr>
        <w:t xml:space="preserve">s membros do </w:t>
      </w:r>
      <w:r w:rsidR="00D23CC1">
        <w:rPr>
          <w:rFonts w:cstheme="minorHAnsi"/>
        </w:rPr>
        <w:t xml:space="preserve">Comitê Consultivo de Mudanças </w:t>
      </w:r>
      <w:r w:rsidR="00A56A6F">
        <w:rPr>
          <w:rFonts w:cstheme="minorHAnsi"/>
        </w:rPr>
        <w:t>Emergencial</w:t>
      </w:r>
      <w:r w:rsidR="00CD23DE">
        <w:rPr>
          <w:rFonts w:cstheme="minorHAnsi"/>
        </w:rPr>
        <w:t xml:space="preserve"> (ECAB)</w:t>
      </w:r>
      <w:r w:rsidR="00352302" w:rsidRPr="00A56A6F">
        <w:rPr>
          <w:rFonts w:cstheme="minorHAnsi"/>
        </w:rPr>
        <w:t xml:space="preserve"> devem estar disponíveis 24x7.</w:t>
      </w:r>
    </w:p>
    <w:p w14:paraId="58245EA1" w14:textId="77777777" w:rsidR="00ED7E54" w:rsidRDefault="00ED7E54" w:rsidP="00A56A6F">
      <w:pPr>
        <w:spacing w:after="0" w:line="240" w:lineRule="auto"/>
        <w:jc w:val="both"/>
        <w:rPr>
          <w:rFonts w:cstheme="minorHAnsi"/>
        </w:rPr>
      </w:pPr>
    </w:p>
    <w:tbl>
      <w:tblPr>
        <w:tblStyle w:val="TabeladeGrade4-nfase61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ED7E54" w:rsidRPr="00A56A6F" w14:paraId="252D8177" w14:textId="77777777" w:rsidTr="00926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64F243A" w14:textId="77777777" w:rsidR="00ED7E54" w:rsidRPr="00E079A3" w:rsidRDefault="00ED7E54" w:rsidP="00926605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>Membros</w:t>
            </w:r>
            <w:proofErr w:type="gramStart"/>
            <w:r w:rsidRPr="00E079A3">
              <w:rPr>
                <w:rFonts w:cs="Arial"/>
                <w:szCs w:val="20"/>
              </w:rPr>
              <w:t xml:space="preserve">  </w:t>
            </w:r>
            <w:proofErr w:type="gramEnd"/>
            <w:r w:rsidRPr="00E079A3">
              <w:rPr>
                <w:rFonts w:cs="Arial"/>
                <w:szCs w:val="20"/>
              </w:rPr>
              <w:t>(cargo / função)</w:t>
            </w:r>
          </w:p>
        </w:tc>
      </w:tr>
      <w:tr w:rsidR="00ED7E54" w:rsidRPr="00FA77AE" w14:paraId="07B6C7CA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DCC7524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Solicitante (com o objetivo de apresentar a RFC)</w:t>
            </w:r>
          </w:p>
        </w:tc>
      </w:tr>
      <w:tr w:rsidR="00ED7E54" w:rsidRPr="00FA77AE" w14:paraId="523829E8" w14:textId="77777777" w:rsidTr="0092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A1B3E78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Governança de TI</w:t>
            </w:r>
          </w:p>
        </w:tc>
      </w:tr>
      <w:tr w:rsidR="00ED7E54" w:rsidRPr="00FA77AE" w14:paraId="2696E04D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FAC787B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Diretor de Tecnologia da Informação</w:t>
            </w:r>
          </w:p>
        </w:tc>
      </w:tr>
      <w:tr w:rsidR="00F57796" w:rsidRPr="00FA77AE" w14:paraId="02CE4F10" w14:textId="77777777" w:rsidTr="00926605">
        <w:trPr>
          <w:ins w:id="95" w:author="Rodrigo Possatto Rothstein" w:date="2016-11-01T10:0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3B8F481D" w14:textId="3FBBDA13" w:rsidR="00F57796" w:rsidRPr="00E079A3" w:rsidRDefault="00F57796" w:rsidP="00926605">
            <w:pPr>
              <w:rPr>
                <w:ins w:id="96" w:author="Rodrigo Possatto Rothstein" w:date="2016-11-01T10:00:00Z"/>
                <w:rFonts w:cs="Arial"/>
                <w:b w:val="0"/>
                <w:szCs w:val="20"/>
              </w:rPr>
            </w:pPr>
            <w:ins w:id="97" w:author="Rodrigo Possatto Rothstein" w:date="2016-11-01T10:00:00Z">
              <w:r w:rsidRPr="00E079A3">
                <w:rPr>
                  <w:rFonts w:cs="Arial"/>
                  <w:b w:val="0"/>
                  <w:szCs w:val="20"/>
                </w:rPr>
                <w:t>Coordenador de Operações de TI</w:t>
              </w:r>
            </w:ins>
          </w:p>
        </w:tc>
      </w:tr>
      <w:tr w:rsidR="00F57796" w:rsidRPr="00FA77AE" w14:paraId="6A8EB28B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98" w:author="Rodrigo Possatto Rothstein" w:date="2016-11-01T10:0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823A571" w14:textId="7F647E2C" w:rsidR="00F57796" w:rsidRPr="00E079A3" w:rsidRDefault="00F57796" w:rsidP="00926605">
            <w:pPr>
              <w:rPr>
                <w:ins w:id="99" w:author="Rodrigo Possatto Rothstein" w:date="2016-11-01T10:00:00Z"/>
                <w:rFonts w:cs="Arial"/>
                <w:b w:val="0"/>
                <w:szCs w:val="20"/>
              </w:rPr>
            </w:pPr>
            <w:ins w:id="100" w:author="Rodrigo Possatto Rothstein" w:date="2016-11-01T10:00:00Z">
              <w:r>
                <w:rPr>
                  <w:rFonts w:cs="Arial"/>
                  <w:b w:val="0"/>
                  <w:szCs w:val="20"/>
                </w:rPr>
                <w:t>Área de Gerenciamento de Mudanças</w:t>
              </w:r>
            </w:ins>
          </w:p>
        </w:tc>
      </w:tr>
    </w:tbl>
    <w:p w14:paraId="0527A6BE" w14:textId="77777777" w:rsidR="00ED7E54" w:rsidRPr="00A56A6F" w:rsidRDefault="00ED7E54" w:rsidP="00A56A6F">
      <w:pPr>
        <w:spacing w:after="0" w:line="240" w:lineRule="auto"/>
        <w:jc w:val="both"/>
        <w:rPr>
          <w:rFonts w:cstheme="minorHAnsi"/>
        </w:rPr>
      </w:pPr>
    </w:p>
    <w:p w14:paraId="5D348669" w14:textId="77777777" w:rsidR="00352302" w:rsidRPr="00440C52" w:rsidRDefault="00352302" w:rsidP="00352302">
      <w:pPr>
        <w:pStyle w:val="CorpodetextoPT"/>
        <w:rPr>
          <w:rFonts w:asciiTheme="minorHAnsi" w:hAnsiTheme="minorHAnsi"/>
          <w:color w:val="FF0000"/>
          <w:sz w:val="20"/>
        </w:rPr>
      </w:pPr>
    </w:p>
    <w:p w14:paraId="43155D9C" w14:textId="77777777" w:rsidR="009758B2" w:rsidDel="00F57796" w:rsidRDefault="009758B2">
      <w:pPr>
        <w:rPr>
          <w:del w:id="101" w:author="Rodrigo Possatto Rothstein" w:date="2016-11-01T10:01:00Z"/>
          <w:rFonts w:eastAsia="Times New Roman" w:cstheme="minorHAnsi"/>
          <w:b/>
          <w:bCs/>
          <w:sz w:val="28"/>
          <w:szCs w:val="24"/>
        </w:rPr>
      </w:pPr>
    </w:p>
    <w:p w14:paraId="25B4FFFE" w14:textId="4D494B9B" w:rsidR="00CB4240" w:rsidRDefault="00CB4240">
      <w:pPr>
        <w:rPr>
          <w:rFonts w:eastAsia="Times New Roman" w:cstheme="minorHAnsi"/>
          <w:b/>
          <w:bCs/>
          <w:sz w:val="28"/>
          <w:szCs w:val="24"/>
        </w:rPr>
      </w:pPr>
      <w:del w:id="102" w:author="Rodrigo Possatto Rothstein" w:date="2016-11-01T10:01:00Z">
        <w:r w:rsidDel="00F57796">
          <w:rPr>
            <w:rFonts w:cstheme="minorHAnsi"/>
            <w:sz w:val="28"/>
          </w:rPr>
          <w:lastRenderedPageBreak/>
          <w:br w:type="page"/>
        </w:r>
      </w:del>
    </w:p>
    <w:p w14:paraId="2BCD7057" w14:textId="77777777" w:rsidR="00893F9C" w:rsidRDefault="00893F9C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03" w:name="_Toc465429309"/>
      <w:r w:rsidRPr="00C4056A">
        <w:rPr>
          <w:rFonts w:asciiTheme="minorHAnsi" w:hAnsiTheme="minorHAnsi" w:cstheme="minorHAnsi"/>
          <w:sz w:val="28"/>
        </w:rPr>
        <w:lastRenderedPageBreak/>
        <w:t>Fluxo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Pr="00C4056A">
        <w:rPr>
          <w:rFonts w:asciiTheme="minorHAnsi" w:hAnsiTheme="minorHAnsi" w:cstheme="minorHAnsi"/>
          <w:sz w:val="28"/>
        </w:rPr>
        <w:t>”</w:t>
      </w:r>
      <w:bookmarkEnd w:id="103"/>
    </w:p>
    <w:p w14:paraId="035B94DF" w14:textId="77777777" w:rsidR="00EC53F2" w:rsidRPr="00EC53F2" w:rsidRDefault="00EC53F2" w:rsidP="00EC53F2"/>
    <w:p w14:paraId="6B6AEBA0" w14:textId="77777777" w:rsidR="00E727D5" w:rsidRPr="00C4056A" w:rsidRDefault="003B4AD6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E71787" wp14:editId="627E6FA8">
                <wp:simplePos x="0" y="0"/>
                <wp:positionH relativeFrom="column">
                  <wp:posOffset>-3809</wp:posOffset>
                </wp:positionH>
                <wp:positionV relativeFrom="paragraph">
                  <wp:posOffset>19050</wp:posOffset>
                </wp:positionV>
                <wp:extent cx="6019800" cy="2209800"/>
                <wp:effectExtent l="0" t="0" r="19050" b="1905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2209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0C33CF7" id="Retângulo 39" o:spid="_x0000_s1026" style="position:absolute;margin-left:-.3pt;margin-top:1.5pt;width:474pt;height:17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" filled="f" strokecolor="#a5a5a5 [2092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78E632A" wp14:editId="1C7F01A6">
            <wp:extent cx="6066310" cy="2295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7450"/>
                    <a:stretch/>
                  </pic:blipFill>
                  <pic:spPr bwMode="auto">
                    <a:xfrm>
                      <a:off x="0" y="0"/>
                      <a:ext cx="6082709" cy="230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E574D" w14:textId="77777777" w:rsidR="00437783" w:rsidRPr="00C4056A" w:rsidRDefault="00437783">
      <w:pPr>
        <w:rPr>
          <w:rFonts w:eastAsia="Times New Roman" w:cstheme="minorHAnsi"/>
          <w:b/>
          <w:bCs/>
          <w:sz w:val="28"/>
          <w:szCs w:val="24"/>
        </w:rPr>
      </w:pPr>
    </w:p>
    <w:p w14:paraId="0FC820AF" w14:textId="77777777" w:rsidR="00C22A9D" w:rsidRDefault="00D44642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04" w:name="_Toc465429310"/>
      <w:r w:rsidRPr="00C4056A">
        <w:rPr>
          <w:rFonts w:asciiTheme="minorHAnsi" w:hAnsiTheme="minorHAnsi" w:cstheme="minorHAnsi"/>
          <w:sz w:val="28"/>
        </w:rPr>
        <w:t>Descrição</w:t>
      </w:r>
      <w:r w:rsidR="00C22A9D" w:rsidRPr="00C4056A">
        <w:rPr>
          <w:rFonts w:asciiTheme="minorHAnsi" w:hAnsiTheme="minorHAnsi" w:cstheme="minorHAnsi"/>
          <w:sz w:val="28"/>
        </w:rPr>
        <w:t xml:space="preserve"> </w:t>
      </w:r>
      <w:r w:rsidR="007E4A4A" w:rsidRPr="00C4056A">
        <w:rPr>
          <w:rFonts w:asciiTheme="minorHAnsi" w:hAnsiTheme="minorHAnsi" w:cstheme="minorHAnsi"/>
          <w:sz w:val="28"/>
        </w:rPr>
        <w:t>do Fluxo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="004A09CF" w:rsidRPr="00C4056A">
        <w:rPr>
          <w:rFonts w:asciiTheme="minorHAnsi" w:hAnsiTheme="minorHAnsi" w:cstheme="minorHAnsi"/>
          <w:sz w:val="28"/>
        </w:rPr>
        <w:t>”</w:t>
      </w:r>
      <w:bookmarkEnd w:id="104"/>
    </w:p>
    <w:p w14:paraId="0B9A88DC" w14:textId="77777777" w:rsidR="00E22AB4" w:rsidRPr="00E22AB4" w:rsidRDefault="00E22AB4" w:rsidP="00E22AB4"/>
    <w:tbl>
      <w:tblPr>
        <w:tblStyle w:val="TabeladeGrade4-nfase61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44642" w:rsidRPr="00C4056A" w14:paraId="7369997F" w14:textId="77777777" w:rsidTr="00411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428104A3" w14:textId="77777777" w:rsidR="00D44642" w:rsidRPr="00C4056A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14:paraId="6A9BBB34" w14:textId="77777777" w:rsidR="00D44642" w:rsidRPr="00C4056A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595968" w:rsidRPr="00C4056A" w14:paraId="65BCDC8D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53294A6" w14:textId="77777777" w:rsidR="00595968" w:rsidRPr="00C4056A" w:rsidRDefault="00AE04BA" w:rsidP="00064AE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6697" w:type="dxa"/>
          </w:tcPr>
          <w:p w14:paraId="707D735A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registrar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 </w:t>
            </w:r>
            <w:proofErr w:type="spellStart"/>
            <w:r w:rsidRPr="00B7738A">
              <w:rPr>
                <w:i/>
                <w:sz w:val="20"/>
                <w:szCs w:val="20"/>
              </w:rPr>
              <w:t>Request</w:t>
            </w:r>
            <w:proofErr w:type="spellEnd"/>
            <w:r w:rsidRPr="00B7738A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7738A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r w:rsidRPr="002A2812">
              <w:rPr>
                <w:sz w:val="20"/>
                <w:szCs w:val="20"/>
              </w:rPr>
              <w:t xml:space="preserve">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 w:rsidRPr="002A2812">
              <w:rPr>
                <w:sz w:val="20"/>
                <w:szCs w:val="20"/>
              </w:rPr>
              <w:t xml:space="preserve">, respeitando um </w:t>
            </w:r>
            <w:r>
              <w:rPr>
                <w:sz w:val="20"/>
                <w:szCs w:val="20"/>
              </w:rPr>
              <w:t>conjunto</w:t>
            </w:r>
            <w:r w:rsidRPr="002A2812">
              <w:rPr>
                <w:sz w:val="20"/>
                <w:szCs w:val="20"/>
              </w:rPr>
              <w:t xml:space="preserve"> mínimo de informações necessárias para dar continuidade ao processo. </w:t>
            </w:r>
          </w:p>
          <w:p w14:paraId="17BF35BD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D7D58D2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</w:t>
            </w:r>
            <w:r w:rsidRPr="002A2812">
              <w:rPr>
                <w:sz w:val="20"/>
                <w:szCs w:val="20"/>
              </w:rPr>
              <w:t xml:space="preserve">cada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deve</w:t>
            </w:r>
            <w:r w:rsidRPr="002A2812">
              <w:rPr>
                <w:sz w:val="20"/>
                <w:szCs w:val="20"/>
              </w:rPr>
              <w:t xml:space="preserve"> ser atribuído um identificador único de acordo com sua ordem cronológica.</w:t>
            </w:r>
            <w:r>
              <w:rPr>
                <w:sz w:val="20"/>
                <w:szCs w:val="20"/>
              </w:rPr>
              <w:t xml:space="preserve"> </w:t>
            </w:r>
          </w:p>
          <w:p w14:paraId="6CC53CDD" w14:textId="77777777" w:rsidR="00595968" w:rsidRPr="00C4056A" w:rsidRDefault="00595968" w:rsidP="009946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9720CF" w:rsidRPr="00C4056A" w14:paraId="52558E8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1965E737" w14:textId="77777777" w:rsidR="009720CF" w:rsidRPr="00AE04BA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6697" w:type="dxa"/>
          </w:tcPr>
          <w:p w14:paraId="7563E239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área de </w:t>
            </w:r>
            <w:commentRangeStart w:id="105"/>
            <w:r>
              <w:rPr>
                <w:sz w:val="20"/>
                <w:szCs w:val="20"/>
              </w:rPr>
              <w:t>Tecnologia da Informação</w:t>
            </w:r>
            <w:r w:rsidRPr="002A2812">
              <w:rPr>
                <w:sz w:val="20"/>
                <w:szCs w:val="20"/>
              </w:rPr>
              <w:t xml:space="preserve"> </w:t>
            </w:r>
            <w:commentRangeEnd w:id="105"/>
            <w:r w:rsidR="00F57796">
              <w:rPr>
                <w:rStyle w:val="Refdecomentrio"/>
              </w:rPr>
              <w:commentReference w:id="105"/>
            </w:r>
            <w:r w:rsidRPr="002A2812">
              <w:rPr>
                <w:sz w:val="20"/>
                <w:szCs w:val="20"/>
              </w:rPr>
              <w:t xml:space="preserve">deve </w:t>
            </w:r>
            <w:r>
              <w:rPr>
                <w:sz w:val="20"/>
                <w:szCs w:val="20"/>
              </w:rPr>
              <w:t>classificar e priorizar</w:t>
            </w:r>
            <w:r w:rsidRPr="003B5BD9">
              <w:rPr>
                <w:sz w:val="20"/>
                <w:szCs w:val="20"/>
              </w:rPr>
              <w:t xml:space="preserve"> 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14:paraId="13EA9C38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A77DF6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>A categoria depende do impacto</w:t>
            </w:r>
            <w:r>
              <w:rPr>
                <w:sz w:val="20"/>
                <w:szCs w:val="20"/>
              </w:rPr>
              <w:t xml:space="preserve"> e risco </w:t>
            </w:r>
            <w:r w:rsidRPr="003B5BD9">
              <w:rPr>
                <w:sz w:val="20"/>
                <w:szCs w:val="20"/>
              </w:rPr>
              <w:t xml:space="preserve">que </w:t>
            </w:r>
            <w:r>
              <w:rPr>
                <w:sz w:val="20"/>
                <w:szCs w:val="20"/>
              </w:rPr>
              <w:t>pode gerar no ambiente de produção</w:t>
            </w:r>
            <w:r w:rsidRPr="003B5BD9">
              <w:rPr>
                <w:sz w:val="20"/>
                <w:szCs w:val="20"/>
              </w:rPr>
              <w:t xml:space="preserve">. </w:t>
            </w:r>
          </w:p>
          <w:p w14:paraId="53C1F15E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28E0099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7496952" w14:textId="77777777"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Enviar para avaliação</w:t>
            </w:r>
          </w:p>
        </w:tc>
        <w:tc>
          <w:tcPr>
            <w:tcW w:w="6697" w:type="dxa"/>
          </w:tcPr>
          <w:p w14:paraId="165A42F0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após preencher 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deve enviar para avaliação do responsável do processo de Gerenciamento de Mudanças.</w:t>
            </w:r>
          </w:p>
          <w:p w14:paraId="1FC6A3FE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05BA38D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CB99F56" w14:textId="77777777"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6697" w:type="dxa"/>
          </w:tcPr>
          <w:p w14:paraId="38227119" w14:textId="551E929C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avaliar todas as</w:t>
            </w:r>
            <w:r w:rsidRPr="00AC1968">
              <w:rPr>
                <w:sz w:val="20"/>
                <w:szCs w:val="20"/>
              </w:rPr>
              <w:t xml:space="preserve">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registradas 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 w:rsidRPr="00AC196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suas tarefas</w:t>
            </w:r>
            <w:del w:id="106" w:author="Rodrigo Possatto Rothstein" w:date="2016-11-01T10:02:00Z">
              <w:r w:rsidDel="00F57796">
                <w:rPr>
                  <w:sz w:val="20"/>
                  <w:szCs w:val="20"/>
                </w:rPr>
                <w:delText xml:space="preserve"> </w:delText>
              </w:r>
            </w:del>
            <w:r>
              <w:rPr>
                <w:sz w:val="20"/>
                <w:szCs w:val="20"/>
              </w:rPr>
              <w:t>/</w:t>
            </w:r>
            <w:del w:id="107" w:author="Rodrigo Possatto Rothstein" w:date="2016-11-01T10:02:00Z">
              <w:r w:rsidDel="00F57796">
                <w:rPr>
                  <w:sz w:val="20"/>
                  <w:szCs w:val="20"/>
                </w:rPr>
                <w:delText xml:space="preserve"> </w:delText>
              </w:r>
            </w:del>
            <w:r>
              <w:rPr>
                <w:sz w:val="20"/>
                <w:szCs w:val="20"/>
              </w:rPr>
              <w:t>atividades, plano de retorno, se haverá ou não indisponibilidade</w:t>
            </w:r>
            <w:r w:rsidRPr="00AC1968">
              <w:rPr>
                <w:sz w:val="20"/>
                <w:szCs w:val="20"/>
              </w:rPr>
              <w:t>.</w:t>
            </w:r>
          </w:p>
          <w:p w14:paraId="1C59912B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322E43B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3C00B1">
              <w:rPr>
                <w:sz w:val="20"/>
                <w:szCs w:val="20"/>
              </w:rPr>
              <w:t>Solicitar ajustes ao solicitante</w:t>
            </w:r>
            <w:r>
              <w:rPr>
                <w:sz w:val="20"/>
                <w:szCs w:val="20"/>
              </w:rPr>
              <w:t>: caso seja necessário solicitar ajustes,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solicitar ajustes da</w:t>
            </w:r>
            <w:r w:rsidRPr="00AC1968">
              <w:rPr>
                <w:sz w:val="20"/>
                <w:szCs w:val="20"/>
              </w:rPr>
              <w:t xml:space="preserve">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para o solicitante.</w:t>
            </w:r>
          </w:p>
          <w:p w14:paraId="5C9A7B7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D7F110B" w14:textId="3033DEC9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- Verificar a categoria da </w:t>
            </w:r>
            <w:proofErr w:type="spellStart"/>
            <w:r w:rsidRPr="003C00B1">
              <w:rPr>
                <w:i/>
                <w:sz w:val="20"/>
                <w:szCs w:val="20"/>
              </w:rPr>
              <w:t>Request</w:t>
            </w:r>
            <w:proofErr w:type="spellEnd"/>
            <w:r w:rsidRPr="003C00B1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C00B1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(RFC): caso não seja necessário solicitar ajustes,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</w:t>
            </w:r>
            <w:r>
              <w:rPr>
                <w:sz w:val="20"/>
                <w:szCs w:val="20"/>
              </w:rPr>
              <w:t xml:space="preserve"> validar qual é a categoria da </w:t>
            </w:r>
            <w:proofErr w:type="spellStart"/>
            <w:r w:rsidRPr="003C00B1">
              <w:rPr>
                <w:i/>
                <w:sz w:val="20"/>
                <w:szCs w:val="20"/>
              </w:rPr>
              <w:t>Request</w:t>
            </w:r>
            <w:proofErr w:type="spellEnd"/>
            <w:r w:rsidRPr="003C00B1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C00B1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</w:t>
            </w:r>
            <w:ins w:id="108" w:author="Rodrigo Possatto Rothstein" w:date="2016-11-01T10:02:00Z">
              <w:r w:rsidR="00F57796">
                <w:rPr>
                  <w:sz w:val="20"/>
                  <w:szCs w:val="20"/>
                </w:rPr>
                <w:t xml:space="preserve"> de acordo com a definição do item 1.3.</w:t>
              </w:r>
            </w:ins>
            <w:proofErr w:type="gramStart"/>
            <w:del w:id="109" w:author="Rodrigo Possatto Rothstein" w:date="2016-11-01T10:02:00Z">
              <w:r w:rsidDel="00F57796">
                <w:rPr>
                  <w:sz w:val="20"/>
                  <w:szCs w:val="20"/>
                </w:rPr>
                <w:delText>.</w:delText>
              </w:r>
            </w:del>
            <w:proofErr w:type="gramEnd"/>
          </w:p>
          <w:p w14:paraId="7EBDAF28" w14:textId="50F68682" w:rsidR="009720CF" w:rsidDel="00F57796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0" w:author="Rodrigo Possatto Rothstein" w:date="2016-11-01T10:02:00Z"/>
                <w:sz w:val="20"/>
                <w:szCs w:val="20"/>
              </w:rPr>
            </w:pPr>
          </w:p>
          <w:p w14:paraId="4DF57B68" w14:textId="5A0BA615" w:rsidR="0061166F" w:rsidDel="00F57796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1" w:author="Rodrigo Possatto Rothstein" w:date="2016-11-01T10:02:00Z"/>
                <w:sz w:val="20"/>
                <w:szCs w:val="20"/>
              </w:rPr>
            </w:pPr>
            <w:del w:id="112" w:author="Rodrigo Possatto Rothstein" w:date="2016-11-01T10:02:00Z">
              <w:r w:rsidRPr="007005CE" w:rsidDel="00F57796">
                <w:rPr>
                  <w:sz w:val="20"/>
                  <w:szCs w:val="20"/>
                </w:rPr>
                <w:delText>P</w:delText>
              </w:r>
              <w:r w:rsidR="003F11B0" w:rsidDel="00F57796">
                <w:rPr>
                  <w:sz w:val="20"/>
                  <w:szCs w:val="20"/>
                </w:rPr>
                <w:delText>ré-aprovada</w:delText>
              </w:r>
              <w:r w:rsidRPr="007005CE" w:rsidDel="00F57796">
                <w:rPr>
                  <w:sz w:val="20"/>
                  <w:szCs w:val="20"/>
                </w:rPr>
                <w:delText>: com risco baixo, relativamente comum e que segue um procedimento ou instrução de trabalho;</w:delText>
              </w:r>
            </w:del>
          </w:p>
          <w:p w14:paraId="5D8C1195" w14:textId="0BEF599C" w:rsidR="0061166F" w:rsidRPr="007005CE" w:rsidDel="00F57796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3" w:author="Rodrigo Possatto Rothstein" w:date="2016-11-01T10:02:00Z"/>
                <w:sz w:val="20"/>
                <w:szCs w:val="20"/>
              </w:rPr>
            </w:pPr>
          </w:p>
          <w:p w14:paraId="618B61EF" w14:textId="4E00FA61" w:rsidR="0061166F" w:rsidDel="00F57796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4" w:author="Rodrigo Possatto Rothstein" w:date="2016-11-01T10:02:00Z"/>
                <w:sz w:val="20"/>
                <w:szCs w:val="20"/>
              </w:rPr>
            </w:pPr>
            <w:del w:id="115" w:author="Rodrigo Possatto Rothstein" w:date="2016-11-01T10:02:00Z">
              <w:r w:rsidRPr="007005CE" w:rsidDel="00F57796">
                <w:rPr>
                  <w:sz w:val="20"/>
                  <w:szCs w:val="20"/>
                </w:rPr>
                <w:delText>Normal: apresenta riscos desconhecidos e segue procedimentos ou instruções de trabalho não padronizado;</w:delText>
              </w:r>
            </w:del>
          </w:p>
          <w:p w14:paraId="3B3901BD" w14:textId="16923FDF" w:rsidR="0061166F" w:rsidRPr="007005CE" w:rsidDel="00F57796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6" w:author="Rodrigo Possatto Rothstein" w:date="2016-11-01T10:02:00Z"/>
                <w:sz w:val="20"/>
                <w:szCs w:val="20"/>
              </w:rPr>
            </w:pPr>
          </w:p>
          <w:p w14:paraId="1504896D" w14:textId="02CF6B0D" w:rsidR="0061166F" w:rsidDel="00F57796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7" w:author="Rodrigo Possatto Rothstein" w:date="2016-11-01T10:02:00Z"/>
                <w:sz w:val="20"/>
                <w:szCs w:val="20"/>
              </w:rPr>
            </w:pPr>
            <w:del w:id="118" w:author="Rodrigo Possatto Rothstein" w:date="2016-11-01T10:02:00Z">
              <w:r w:rsidRPr="007005CE" w:rsidDel="00F57796">
                <w:rPr>
                  <w:sz w:val="20"/>
                  <w:szCs w:val="20"/>
                </w:rPr>
                <w:delText>Emergencial: não foi emitida no prazo para ser analisada pelo (CAB) e não está associada a um Incidente de alto impacto “</w:delText>
              </w:r>
              <w:r w:rsidRPr="007F61FC" w:rsidDel="00F57796">
                <w:rPr>
                  <w:i/>
                  <w:sz w:val="20"/>
                  <w:szCs w:val="20"/>
                </w:rPr>
                <w:delText>Blocker</w:delText>
              </w:r>
              <w:r w:rsidRPr="007005CE" w:rsidDel="00F57796">
                <w:rPr>
                  <w:sz w:val="20"/>
                  <w:szCs w:val="20"/>
                </w:rPr>
                <w:delText>”, porém precisa ser executada na data definida, para evitar que ocorra algum impacto ao negócio</w:delText>
              </w:r>
              <w:r w:rsidDel="00F57796">
                <w:rPr>
                  <w:sz w:val="20"/>
                  <w:szCs w:val="20"/>
                </w:rPr>
                <w:delText>;</w:delText>
              </w:r>
            </w:del>
          </w:p>
          <w:p w14:paraId="6A18E54D" w14:textId="6A4A8D70" w:rsidR="0061166F" w:rsidRPr="007005CE" w:rsidDel="00F57796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9" w:author="Rodrigo Possatto Rothstein" w:date="2016-11-01T10:02:00Z"/>
                <w:sz w:val="20"/>
                <w:szCs w:val="20"/>
              </w:rPr>
            </w:pPr>
          </w:p>
          <w:p w14:paraId="5821987B" w14:textId="0A49A72E" w:rsidR="0061166F" w:rsidRPr="007005CE" w:rsidDel="00F57796" w:rsidRDefault="003F11B0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0" w:author="Rodrigo Possatto Rothstein" w:date="2016-11-01T10:02:00Z"/>
                <w:sz w:val="20"/>
                <w:szCs w:val="20"/>
              </w:rPr>
            </w:pPr>
            <w:del w:id="121" w:author="Rodrigo Possatto Rothstein" w:date="2016-11-01T10:02:00Z">
              <w:r w:rsidDel="00F57796">
                <w:rPr>
                  <w:sz w:val="20"/>
                  <w:szCs w:val="20"/>
                </w:rPr>
                <w:delText>Informativa</w:delText>
              </w:r>
              <w:r w:rsidR="0061166F" w:rsidRPr="007005CE" w:rsidDel="00F57796">
                <w:rPr>
                  <w:sz w:val="20"/>
                  <w:szCs w:val="20"/>
                </w:rPr>
                <w:delText>: precisa ser implementada o mais rápido possível para resolver um incidente de alto impacto “</w:delText>
              </w:r>
              <w:r w:rsidR="0061166F" w:rsidRPr="007F61FC" w:rsidDel="00F57796">
                <w:rPr>
                  <w:i/>
                  <w:sz w:val="20"/>
                  <w:szCs w:val="20"/>
                </w:rPr>
                <w:delText>Blocker</w:delText>
              </w:r>
              <w:r w:rsidR="0061166F" w:rsidRPr="007005CE" w:rsidDel="00F57796">
                <w:rPr>
                  <w:sz w:val="20"/>
                  <w:szCs w:val="20"/>
                </w:rPr>
                <w:delText>” ”, e pode ser registrada após a sua resolução.</w:delText>
              </w:r>
            </w:del>
          </w:p>
          <w:p w14:paraId="1BE39AE6" w14:textId="77777777" w:rsidR="009720CF" w:rsidRDefault="009720CF" w:rsidP="00F57796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pPrChange w:id="122" w:author="Rodrigo Possatto Rothstein" w:date="2016-11-01T10:02:00Z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9720CF" w:rsidRPr="00C4056A" w14:paraId="2F0C5821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5422FD99" w14:textId="77777777"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lastRenderedPageBreak/>
              <w:t>Solicitar ajustes ao solicitante</w:t>
            </w:r>
          </w:p>
        </w:tc>
        <w:tc>
          <w:tcPr>
            <w:tcW w:w="6697" w:type="dxa"/>
          </w:tcPr>
          <w:p w14:paraId="5D67B597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solicitar ajustes da</w:t>
            </w:r>
            <w:r w:rsidRPr="00AC1968">
              <w:rPr>
                <w:sz w:val="20"/>
                <w:szCs w:val="20"/>
              </w:rPr>
              <w:t xml:space="preserve">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</w:t>
            </w:r>
            <w:r w:rsidRPr="00AC196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caso seja necessário.</w:t>
            </w:r>
          </w:p>
          <w:p w14:paraId="6EAE47FB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75976DDA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079DABDB" w14:textId="77777777"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6697" w:type="dxa"/>
          </w:tcPr>
          <w:p w14:paraId="46D69712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ajustar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e enviar para reavaliação do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</w:t>
            </w:r>
            <w:r w:rsidR="00FF1DD5">
              <w:rPr>
                <w:sz w:val="20"/>
                <w:szCs w:val="20"/>
              </w:rPr>
              <w:t xml:space="preserve"> ao término.</w:t>
            </w:r>
          </w:p>
          <w:p w14:paraId="316E7551" w14:textId="77777777" w:rsidR="009720CF" w:rsidRPr="003B5BD9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1FDEC4C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4D5E44B2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6697" w:type="dxa"/>
          </w:tcPr>
          <w:p w14:paraId="347E4E49" w14:textId="69067866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61166F">
              <w:rPr>
                <w:sz w:val="20"/>
                <w:szCs w:val="20"/>
              </w:rPr>
              <w:t>a</w:t>
            </w:r>
            <w:r w:rsidR="0061166F" w:rsidRPr="003B5BD9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="0061166F"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="0061166F"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1166F" w:rsidRPr="003B5BD9">
              <w:rPr>
                <w:i/>
                <w:sz w:val="20"/>
                <w:szCs w:val="20"/>
              </w:rPr>
              <w:t>Change</w:t>
            </w:r>
            <w:proofErr w:type="spellEnd"/>
            <w:r w:rsidR="0061166F">
              <w:rPr>
                <w:sz w:val="20"/>
                <w:szCs w:val="20"/>
              </w:rPr>
              <w:t xml:space="preserve"> (RFC) </w:t>
            </w:r>
            <w:r>
              <w:rPr>
                <w:sz w:val="20"/>
                <w:szCs w:val="20"/>
              </w:rPr>
              <w:t>seja da categoria Emergencial,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 xml:space="preserve">enviar para análise </w:t>
            </w:r>
            <w:del w:id="123" w:author="Rodrigo Possatto Rothstein" w:date="2016-11-01T10:03:00Z">
              <w:r w:rsidDel="00F57796">
                <w:rPr>
                  <w:sz w:val="20"/>
                  <w:szCs w:val="20"/>
                </w:rPr>
                <w:delText xml:space="preserve">e </w:delText>
              </w:r>
            </w:del>
            <w:r>
              <w:rPr>
                <w:sz w:val="20"/>
                <w:szCs w:val="20"/>
              </w:rPr>
              <w:t>do Comitê Consultivo de Mudanças Emergencial (ECAB).</w:t>
            </w:r>
          </w:p>
          <w:p w14:paraId="6C8E1664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4FD67D0D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55EDDBA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14:paraId="436CF24D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Comitê Consultivo de Mudanças Emergencial (ECAB) deve analisar</w:t>
            </w:r>
            <w:r w:rsidR="00FF1DD5">
              <w:rPr>
                <w:sz w:val="20"/>
                <w:szCs w:val="20"/>
              </w:rPr>
              <w:t xml:space="preserve"> e informar o parecer em relação</w:t>
            </w:r>
            <w:r>
              <w:rPr>
                <w:sz w:val="20"/>
                <w:szCs w:val="20"/>
              </w:rPr>
              <w:t xml:space="preserve">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14:paraId="4598439F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D6707D2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tenha sido aprovado pelo Comitê Consultivo de Mudanças Emergencial (ECAB), deve ser executada conforme planejado.</w:t>
            </w:r>
          </w:p>
          <w:p w14:paraId="74A3F40E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0D6A529" w14:textId="4E3064B6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não tenha sido aprovad</w:t>
            </w:r>
            <w:r w:rsidR="00FF1DD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pelo Comitê Consultivo de Mudanças Emergencial (ECAB), o responsável pelo processo de Gerenciamento de Mudanças deve </w:t>
            </w:r>
            <w:del w:id="124" w:author="Rodrigo Possatto Rothstein" w:date="2016-11-01T10:03:00Z">
              <w:r w:rsidDel="00F57796">
                <w:rPr>
                  <w:sz w:val="20"/>
                  <w:szCs w:val="20"/>
                </w:rPr>
                <w:delText>reprova</w:delText>
              </w:r>
            </w:del>
            <w:ins w:id="125" w:author="Rodrigo Possatto Rothstein" w:date="2016-11-01T10:03:00Z">
              <w:r w:rsidR="00F57796">
                <w:rPr>
                  <w:sz w:val="20"/>
                  <w:szCs w:val="20"/>
                </w:rPr>
                <w:t>reprov</w:t>
              </w:r>
              <w:r w:rsidR="00F57796">
                <w:rPr>
                  <w:sz w:val="20"/>
                  <w:szCs w:val="20"/>
                </w:rPr>
                <w:t>á</w:t>
              </w:r>
            </w:ins>
            <w:r>
              <w:rPr>
                <w:sz w:val="20"/>
                <w:szCs w:val="20"/>
              </w:rPr>
              <w:t>-la</w:t>
            </w:r>
            <w:r w:rsidR="00FF1DD5">
              <w:rPr>
                <w:sz w:val="20"/>
                <w:szCs w:val="20"/>
              </w:rPr>
              <w:t xml:space="preserve"> na ferramenta </w:t>
            </w:r>
            <w:proofErr w:type="spellStart"/>
            <w:r w:rsidR="00FF1DD5">
              <w:rPr>
                <w:sz w:val="20"/>
                <w:szCs w:val="20"/>
              </w:rPr>
              <w:t>Jira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58AFB46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25BF575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728846A4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14:paraId="710B097F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</w:t>
            </w:r>
            <w:r w:rsidR="002D7FA4">
              <w:rPr>
                <w:sz w:val="20"/>
                <w:szCs w:val="20"/>
              </w:rPr>
              <w:t xml:space="preserve"> de categoria </w:t>
            </w:r>
            <w:r>
              <w:rPr>
                <w:sz w:val="20"/>
                <w:szCs w:val="20"/>
              </w:rPr>
              <w:t>Emergencial, conforme planejado, caso tenha sido aprovada pelo Comitê Consultivo de Mudanças Emergencial (ECAB).</w:t>
            </w:r>
          </w:p>
          <w:p w14:paraId="4F783A28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110761DF" w14:textId="77777777" w:rsidTr="007C0BB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CE47D0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14:paraId="549DEC48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Emergencial (ECAB) deve reprovar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Emergencial, caso não tenha sido aprovada pelo Comitê Consultivo de Mudanças Emergencial (ECAB).</w:t>
            </w:r>
          </w:p>
          <w:p w14:paraId="497E6577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9552C3F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6342611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 xml:space="preserve">Solicitar aprovação </w:t>
            </w:r>
            <w:r w:rsidRPr="007C0BB8">
              <w:rPr>
                <w:rFonts w:cstheme="minorHAnsi"/>
                <w:b w:val="0"/>
                <w:sz w:val="20"/>
                <w:szCs w:val="20"/>
              </w:rPr>
              <w:lastRenderedPageBreak/>
              <w:t>do CAB</w:t>
            </w:r>
          </w:p>
        </w:tc>
        <w:tc>
          <w:tcPr>
            <w:tcW w:w="6697" w:type="dxa"/>
          </w:tcPr>
          <w:p w14:paraId="04943263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Caso </w:t>
            </w:r>
            <w:r w:rsidR="002D7FA4">
              <w:rPr>
                <w:sz w:val="20"/>
                <w:szCs w:val="20"/>
              </w:rPr>
              <w:t xml:space="preserve">a </w:t>
            </w:r>
            <w:proofErr w:type="spellStart"/>
            <w:r w:rsidR="002D7FA4"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="002D7FA4"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2D7FA4" w:rsidRPr="00B4040F">
              <w:rPr>
                <w:i/>
                <w:sz w:val="20"/>
                <w:szCs w:val="20"/>
              </w:rPr>
              <w:t>Change</w:t>
            </w:r>
            <w:proofErr w:type="spellEnd"/>
            <w:r w:rsidR="002D7FA4">
              <w:rPr>
                <w:sz w:val="20"/>
                <w:szCs w:val="20"/>
              </w:rPr>
              <w:t xml:space="preserve"> (RFC) </w:t>
            </w:r>
            <w:r>
              <w:rPr>
                <w:sz w:val="20"/>
                <w:szCs w:val="20"/>
              </w:rPr>
              <w:t>seja da categoria Normal, o responsável pelo</w:t>
            </w:r>
            <w:r w:rsidRPr="003B5BD9">
              <w:rPr>
                <w:sz w:val="20"/>
                <w:szCs w:val="20"/>
              </w:rPr>
              <w:t xml:space="preserve"> </w:t>
            </w:r>
            <w:r w:rsidRPr="003B5BD9">
              <w:rPr>
                <w:sz w:val="20"/>
                <w:szCs w:val="20"/>
              </w:rPr>
              <w:lastRenderedPageBreak/>
              <w:t xml:space="preserve">processo de Gerenciamento de Mudanças deve </w:t>
            </w:r>
            <w:r>
              <w:rPr>
                <w:sz w:val="20"/>
                <w:szCs w:val="20"/>
              </w:rPr>
              <w:t>enviar para análise e do Comitê Consultivo de Mudanças (CAB).</w:t>
            </w:r>
          </w:p>
          <w:p w14:paraId="445DB0D1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424A263B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38F636D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lastRenderedPageBreak/>
              <w:t>Analisar a RFC</w:t>
            </w:r>
          </w:p>
        </w:tc>
        <w:tc>
          <w:tcPr>
            <w:tcW w:w="6697" w:type="dxa"/>
          </w:tcPr>
          <w:p w14:paraId="1EE60DB6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analisar e informar o parecer em relação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14:paraId="7AA8D309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9B4EAE5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tenha sido aprovado pelo Comitê Consultivo de Mudanças (CAB), deve ser executada conforme planejado.</w:t>
            </w:r>
          </w:p>
          <w:p w14:paraId="6CA418F2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E5E003C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não tenha sido aprovada pelo Comitê Consultivo de Mudanças (CAB), o responsável pelo processo de Gerenciamento de Mudanças deve reprova-la 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73BF59C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3C51ACDA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1A986FE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14:paraId="4FAC84C8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Normal, conforme planejado, caso tenha sido aprovada pelo Comitê Consultivo de Mudanças (CAB).</w:t>
            </w:r>
          </w:p>
          <w:p w14:paraId="286EC393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01644ED4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46107D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14:paraId="39771C2C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reprovar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Normal, caso não tenha sido aprovada pelo Comi</w:t>
            </w:r>
            <w:r w:rsidR="00FF1DD5">
              <w:rPr>
                <w:sz w:val="20"/>
                <w:szCs w:val="20"/>
              </w:rPr>
              <w:t>tê Consultivo de Mudanças (CAB).</w:t>
            </w:r>
          </w:p>
          <w:p w14:paraId="2980A5FE" w14:textId="77777777"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76CCB3A" w14:textId="77777777"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todas as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Normal avaliadas devem ser registradas na ata de reunião.</w:t>
            </w:r>
          </w:p>
          <w:p w14:paraId="33BD54A0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1E17055E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0030C02F" w14:textId="77777777" w:rsidR="009720CF" w:rsidRPr="00C363DD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6697" w:type="dxa"/>
          </w:tcPr>
          <w:p w14:paraId="69498225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commentRangeStart w:id="126"/>
            <w:r>
              <w:rPr>
                <w:sz w:val="20"/>
                <w:szCs w:val="20"/>
              </w:rPr>
              <w:t>O responsável pelo processo de Gerenciamento de Mudanças deve criar e enviar a ata da reunião do Comitê Consultivo de Mudan</w:t>
            </w:r>
            <w:r w:rsidR="00FF1DD5">
              <w:rPr>
                <w:sz w:val="20"/>
                <w:szCs w:val="20"/>
              </w:rPr>
              <w:t xml:space="preserve">ças (CAB) ao término da reunião com todas as </w:t>
            </w:r>
            <w:proofErr w:type="spellStart"/>
            <w:r w:rsidR="00FF1DD5"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="00FF1DD5"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FF1DD5" w:rsidRPr="00B4040F">
              <w:rPr>
                <w:i/>
                <w:sz w:val="20"/>
                <w:szCs w:val="20"/>
              </w:rPr>
              <w:t>Change</w:t>
            </w:r>
            <w:proofErr w:type="spellEnd"/>
            <w:r w:rsidR="00FF1DD5">
              <w:rPr>
                <w:sz w:val="20"/>
                <w:szCs w:val="20"/>
              </w:rPr>
              <w:t xml:space="preserve"> (RFC) Normal </w:t>
            </w:r>
            <w:proofErr w:type="gramStart"/>
            <w:r w:rsidR="00FF1DD5">
              <w:rPr>
                <w:sz w:val="20"/>
                <w:szCs w:val="20"/>
              </w:rPr>
              <w:t>avaliadas.</w:t>
            </w:r>
            <w:commentRangeEnd w:id="126"/>
            <w:proofErr w:type="gramEnd"/>
            <w:r w:rsidR="004870A9">
              <w:rPr>
                <w:rStyle w:val="Refdecomentrio"/>
              </w:rPr>
              <w:commentReference w:id="126"/>
            </w:r>
          </w:p>
          <w:p w14:paraId="4412BE30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7CBB6FC4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74359706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14:paraId="46EFC401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responsável pelo processo de Gerenciamento de Mudanças deve analisar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14:paraId="773F39E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F9CF6BC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não seja Emergencial ou Normal, pode ser executada pelo solicitante sem aprovação do processo de Gerenciamento de Mudanças.</w:t>
            </w:r>
          </w:p>
          <w:p w14:paraId="53B25D8B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8F5C788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DBB9CFA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14:paraId="6181F683" w14:textId="332680AD" w:rsidR="009720CF" w:rsidDel="004870A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7" w:author="Rodrigo Possatto Rothstein" w:date="2016-11-01T10:04:00Z"/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 w:rsidR="00D7386F">
              <w:rPr>
                <w:sz w:val="20"/>
                <w:szCs w:val="20"/>
              </w:rPr>
              <w:t xml:space="preserve"> (RFC) Pré-aprovada</w:t>
            </w:r>
            <w:r w:rsidR="002D7FA4">
              <w:rPr>
                <w:sz w:val="20"/>
                <w:szCs w:val="20"/>
              </w:rPr>
              <w:t xml:space="preserve"> ou </w:t>
            </w:r>
            <w:r w:rsidR="00D7386F">
              <w:rPr>
                <w:sz w:val="20"/>
                <w:szCs w:val="20"/>
              </w:rPr>
              <w:t>Informativa</w:t>
            </w:r>
            <w:r>
              <w:rPr>
                <w:sz w:val="20"/>
                <w:szCs w:val="20"/>
              </w:rPr>
              <w:t xml:space="preserve">, conforme </w:t>
            </w:r>
            <w:proofErr w:type="gramStart"/>
            <w:r>
              <w:rPr>
                <w:sz w:val="20"/>
                <w:szCs w:val="20"/>
              </w:rPr>
              <w:t>planejado.</w:t>
            </w:r>
            <w:proofErr w:type="gramEnd"/>
          </w:p>
          <w:p w14:paraId="51DAFBAC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77368C3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67F48246" w14:textId="77777777" w:rsidR="009720CF" w:rsidRPr="007C0BB8" w:rsidRDefault="009720CF" w:rsidP="009720CF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6697" w:type="dxa"/>
          </w:tcPr>
          <w:p w14:paraId="2A36976A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</w:t>
            </w:r>
            <w:r>
              <w:rPr>
                <w:sz w:val="20"/>
                <w:szCs w:val="20"/>
              </w:rPr>
              <w:t>deve</w:t>
            </w:r>
            <w:r w:rsidRPr="00137E2A">
              <w:rPr>
                <w:sz w:val="20"/>
                <w:szCs w:val="20"/>
              </w:rPr>
              <w:t xml:space="preserve"> revisar 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</w:t>
            </w:r>
            <w:r w:rsidRPr="00137E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após a sua execução, com o objetivo de </w:t>
            </w:r>
            <w:r w:rsidRPr="00137E2A">
              <w:rPr>
                <w:sz w:val="20"/>
                <w:szCs w:val="20"/>
              </w:rPr>
              <w:t xml:space="preserve">confirmar que a </w:t>
            </w:r>
            <w:r>
              <w:rPr>
                <w:sz w:val="20"/>
                <w:szCs w:val="20"/>
              </w:rPr>
              <w:t>mesma atingiu os seus objetivos.</w:t>
            </w:r>
          </w:p>
          <w:p w14:paraId="0B5B8B23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1F5781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as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podem ser fechadas com os status:</w:t>
            </w:r>
          </w:p>
          <w:p w14:paraId="510CAA93" w14:textId="77777777" w:rsidR="009720CF" w:rsidRDefault="009F44DB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Executada com sucesso e sem sucesso.</w:t>
            </w:r>
          </w:p>
          <w:p w14:paraId="6DF8A749" w14:textId="77777777" w:rsidR="00E22AB4" w:rsidRDefault="00E22AB4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2ADD4A7" w14:textId="77777777" w:rsidR="00E22AB4" w:rsidRDefault="00E22AB4" w:rsidP="00E22AB4">
      <w:pPr>
        <w:pStyle w:val="Ttulo1"/>
        <w:rPr>
          <w:rFonts w:asciiTheme="minorHAnsi" w:hAnsiTheme="minorHAnsi" w:cstheme="minorHAnsi"/>
          <w:sz w:val="28"/>
        </w:rPr>
      </w:pPr>
    </w:p>
    <w:p w14:paraId="61C3C6D5" w14:textId="77777777" w:rsidR="00CB4240" w:rsidRDefault="00CB4240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2EAFD41D" w14:textId="77777777" w:rsidR="002842AB" w:rsidRPr="00B146B8" w:rsidRDefault="002842AB" w:rsidP="0004286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28" w:name="_Toc465429311"/>
      <w:r w:rsidRPr="00C4056A">
        <w:rPr>
          <w:rFonts w:asciiTheme="minorHAnsi" w:hAnsiTheme="minorHAnsi" w:cstheme="minorHAnsi"/>
          <w:sz w:val="28"/>
        </w:rPr>
        <w:lastRenderedPageBreak/>
        <w:t>Matriz RACI</w:t>
      </w:r>
      <w:bookmarkEnd w:id="128"/>
      <w:r w:rsidR="00B146B8">
        <w:rPr>
          <w:rFonts w:asciiTheme="minorHAnsi" w:hAnsiTheme="minorHAnsi" w:cstheme="minorHAnsi"/>
          <w:sz w:val="28"/>
        </w:rPr>
        <w:t xml:space="preserve"> </w:t>
      </w:r>
    </w:p>
    <w:p w14:paraId="2A693B3F" w14:textId="77777777" w:rsidR="002842AB" w:rsidRPr="00C4056A" w:rsidRDefault="002842AB" w:rsidP="002842AB">
      <w:pPr>
        <w:pStyle w:val="PargrafodaLista"/>
        <w:rPr>
          <w:rFonts w:cstheme="minorHAnsi"/>
        </w:rPr>
      </w:pPr>
    </w:p>
    <w:tbl>
      <w:tblPr>
        <w:tblStyle w:val="TabeladeGrade4-nfase61"/>
        <w:tblW w:w="8642" w:type="dxa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1276"/>
        <w:gridCol w:w="1559"/>
        <w:gridCol w:w="1276"/>
        <w:gridCol w:w="1134"/>
      </w:tblGrid>
      <w:tr w:rsidR="007951B2" w:rsidRPr="00C4056A" w14:paraId="6B542B48" w14:textId="77777777" w:rsidTr="00795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212AA25" w14:textId="77777777" w:rsidR="007951B2" w:rsidRPr="00C4056A" w:rsidRDefault="007951B2" w:rsidP="00663651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708" w:type="dxa"/>
            <w:vAlign w:val="center"/>
          </w:tcPr>
          <w:p w14:paraId="41160124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276" w:type="dxa"/>
            <w:vAlign w:val="center"/>
          </w:tcPr>
          <w:p w14:paraId="0436A8A9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Tecnologia da Informação</w:t>
            </w:r>
          </w:p>
        </w:tc>
        <w:tc>
          <w:tcPr>
            <w:tcW w:w="1559" w:type="dxa"/>
            <w:vAlign w:val="center"/>
          </w:tcPr>
          <w:p w14:paraId="3FF1020F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Ger. de Mudanças</w:t>
            </w:r>
          </w:p>
        </w:tc>
        <w:tc>
          <w:tcPr>
            <w:tcW w:w="1276" w:type="dxa"/>
            <w:vAlign w:val="center"/>
          </w:tcPr>
          <w:p w14:paraId="1BE8C8CD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CAB</w:t>
            </w:r>
          </w:p>
        </w:tc>
        <w:tc>
          <w:tcPr>
            <w:tcW w:w="1134" w:type="dxa"/>
            <w:vAlign w:val="center"/>
          </w:tcPr>
          <w:p w14:paraId="4C6C21A9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ECAB</w:t>
            </w:r>
          </w:p>
        </w:tc>
      </w:tr>
      <w:tr w:rsidR="007951B2" w:rsidRPr="00C4056A" w14:paraId="6A9D877E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170D4FA9" w14:textId="77777777" w:rsidR="007951B2" w:rsidRPr="00C4056A" w:rsidRDefault="007951B2" w:rsidP="00414BBC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708" w:type="dxa"/>
            <w:vAlign w:val="center"/>
          </w:tcPr>
          <w:p w14:paraId="74B5CC73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276" w:type="dxa"/>
            <w:vAlign w:val="center"/>
          </w:tcPr>
          <w:p w14:paraId="7D71519B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7F54B4FF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FB0870E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623A1DFE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23884CDF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863CE08" w14:textId="77777777" w:rsidR="007951B2" w:rsidRPr="00C4056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708" w:type="dxa"/>
            <w:vAlign w:val="center"/>
          </w:tcPr>
          <w:p w14:paraId="67E3D9E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B2B5A52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3934C8BE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3905E968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32D8001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122EEFD2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EF9CAAC" w14:textId="77777777" w:rsidR="007951B2" w:rsidRPr="00AE04B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708" w:type="dxa"/>
            <w:vAlign w:val="center"/>
          </w:tcPr>
          <w:p w14:paraId="0FE1032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6429A6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042A33D8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62139173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3BFDA85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5C89D34C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DB2F40D" w14:textId="77777777" w:rsidR="00D64667" w:rsidRPr="00B24D73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Enviar para avaliação</w:t>
            </w:r>
          </w:p>
        </w:tc>
        <w:tc>
          <w:tcPr>
            <w:tcW w:w="708" w:type="dxa"/>
            <w:vAlign w:val="center"/>
          </w:tcPr>
          <w:p w14:paraId="4549695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C5C2267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65A0886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5A9EDAF2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1B4260D7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1E24E94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E7BF77B" w14:textId="77777777" w:rsidR="007951B2" w:rsidRPr="00B24D73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708" w:type="dxa"/>
            <w:vAlign w:val="center"/>
          </w:tcPr>
          <w:p w14:paraId="64D20099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76DE26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14:paraId="7D931D58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0FD9C550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307349C8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29F9D8B7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1ED6432" w14:textId="77777777"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t>Solicitar ajustes ao solicitante</w:t>
            </w:r>
          </w:p>
        </w:tc>
        <w:tc>
          <w:tcPr>
            <w:tcW w:w="708" w:type="dxa"/>
            <w:vAlign w:val="center"/>
          </w:tcPr>
          <w:p w14:paraId="3B29C99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D27E11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559" w:type="dxa"/>
            <w:vAlign w:val="center"/>
          </w:tcPr>
          <w:p w14:paraId="0DF37937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507DF37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AF311A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64F6F2A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0FBA72A" w14:textId="77777777"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708" w:type="dxa"/>
            <w:vAlign w:val="center"/>
          </w:tcPr>
          <w:p w14:paraId="0148E96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52FB51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7244146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38D02DFB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580B93F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157C5A8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406890D3" w14:textId="77777777"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708" w:type="dxa"/>
            <w:vAlign w:val="center"/>
          </w:tcPr>
          <w:p w14:paraId="0688BE1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6F0CD6C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1F057F0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30E609E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415BF47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  <w:tr w:rsidR="007951B2" w:rsidRPr="00C4056A" w14:paraId="596C6C60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F46A715" w14:textId="77777777"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708" w:type="dxa"/>
            <w:vAlign w:val="center"/>
          </w:tcPr>
          <w:p w14:paraId="44849D6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E9865C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785041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14:paraId="34FBCCA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14:paraId="3AE76076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7951B2" w:rsidRPr="00C4056A" w14:paraId="59A7985B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F869317" w14:textId="77777777" w:rsidR="007951B2" w:rsidRPr="007C0BB8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708" w:type="dxa"/>
            <w:vAlign w:val="center"/>
          </w:tcPr>
          <w:p w14:paraId="58C5A8A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1E30912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6DDFD68C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F369EF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D7E199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3647721F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D8CBC3E" w14:textId="77777777"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708" w:type="dxa"/>
            <w:vAlign w:val="center"/>
          </w:tcPr>
          <w:p w14:paraId="6B1E608D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076AECC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C09280A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14:paraId="7651DA8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14:paraId="3D385CA8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D64667" w:rsidRPr="00C4056A" w14:paraId="1C0FD10B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6DF1E7F9" w14:textId="77777777"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708" w:type="dxa"/>
            <w:vAlign w:val="center"/>
          </w:tcPr>
          <w:p w14:paraId="745D3E0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8229001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20FB4604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62B9BE26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  <w:vAlign w:val="center"/>
          </w:tcPr>
          <w:p w14:paraId="0AC0A893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6871437A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5D34AF8" w14:textId="77777777" w:rsidR="00D64667" w:rsidRPr="00D64667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708" w:type="dxa"/>
            <w:vAlign w:val="center"/>
          </w:tcPr>
          <w:p w14:paraId="35EFD9DF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76" w:type="dxa"/>
            <w:vAlign w:val="center"/>
          </w:tcPr>
          <w:p w14:paraId="4D860851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9F9F022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747E009F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  <w:vAlign w:val="center"/>
          </w:tcPr>
          <w:p w14:paraId="20EABD6A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4F56B1ED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C369375" w14:textId="77777777" w:rsidR="00D64667" w:rsidRPr="007C0BB8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708" w:type="dxa"/>
            <w:vAlign w:val="center"/>
          </w:tcPr>
          <w:p w14:paraId="34C3DE2D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592F22B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14:paraId="00529893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7BB402AF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43D7F82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</w:tbl>
    <w:p w14:paraId="4BF4A3D1" w14:textId="77777777" w:rsidR="00FF1DD5" w:rsidRDefault="00FF1DD5">
      <w:pPr>
        <w:rPr>
          <w:rFonts w:eastAsia="Times New Roman" w:cstheme="minorHAnsi"/>
          <w:b/>
          <w:bCs/>
          <w:sz w:val="28"/>
          <w:szCs w:val="24"/>
        </w:rPr>
      </w:pPr>
    </w:p>
    <w:p w14:paraId="033D7726" w14:textId="77777777" w:rsidR="000F17AB" w:rsidRPr="00C4056A" w:rsidRDefault="000F17AB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29" w:name="_Toc465429312"/>
      <w:r w:rsidRPr="00C4056A">
        <w:rPr>
          <w:rFonts w:asciiTheme="minorHAnsi" w:hAnsiTheme="minorHAnsi" w:cstheme="minorHAnsi"/>
          <w:sz w:val="28"/>
        </w:rPr>
        <w:t>Indicadores</w:t>
      </w:r>
      <w:bookmarkEnd w:id="129"/>
    </w:p>
    <w:p w14:paraId="6810A7B2" w14:textId="77777777" w:rsidR="000F17AB" w:rsidRPr="00C4056A" w:rsidRDefault="00895229" w:rsidP="00EF109F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o processo de </w:t>
      </w:r>
      <w:r w:rsidR="00174870">
        <w:rPr>
          <w:rFonts w:cstheme="minorHAnsi"/>
        </w:rPr>
        <w:t>Gerenciamento de Mudanças</w:t>
      </w:r>
      <w:r w:rsidRPr="00C4056A">
        <w:rPr>
          <w:rFonts w:cstheme="minorHAnsi"/>
        </w:rPr>
        <w:t xml:space="preserve"> </w:t>
      </w:r>
      <w:r w:rsidR="000F17AB" w:rsidRPr="00C4056A">
        <w:rPr>
          <w:rFonts w:cstheme="minorHAnsi"/>
        </w:rPr>
        <w:t>temos definidos alguns indicadores de desempenho, sendo eles:</w:t>
      </w:r>
    </w:p>
    <w:p w14:paraId="61FE4F07" w14:textId="77777777" w:rsidR="000F17AB" w:rsidRDefault="000F17AB" w:rsidP="000F17AB">
      <w:pPr>
        <w:spacing w:after="0" w:line="240" w:lineRule="auto"/>
        <w:ind w:firstLine="576"/>
        <w:jc w:val="both"/>
        <w:rPr>
          <w:rFonts w:cstheme="minorHAnsi"/>
        </w:rPr>
      </w:pPr>
    </w:p>
    <w:p w14:paraId="742A9795" w14:textId="77777777" w:rsidR="00EF109F" w:rsidRDefault="00EE0207" w:rsidP="0040399D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</w:t>
      </w:r>
      <w:proofErr w:type="spellStart"/>
      <w:r>
        <w:rPr>
          <w:rFonts w:cstheme="minorHAnsi"/>
        </w:rPr>
        <w:t>qtd</w:t>
      </w:r>
      <w:proofErr w:type="spellEnd"/>
      <w:r>
        <w:rPr>
          <w:rFonts w:cstheme="minorHAnsi"/>
        </w:rPr>
        <w:t>.</w:t>
      </w:r>
      <w:r w:rsidR="00245B77">
        <w:rPr>
          <w:rFonts w:cstheme="minorHAnsi"/>
        </w:rPr>
        <w:t xml:space="preserve"> </w:t>
      </w:r>
      <w:proofErr w:type="gramStart"/>
      <w:r>
        <w:rPr>
          <w:rFonts w:cstheme="minorHAnsi"/>
        </w:rPr>
        <w:t>de</w:t>
      </w:r>
      <w:proofErr w:type="gramEnd"/>
      <w:r>
        <w:rPr>
          <w:rFonts w:cstheme="minorHAnsi"/>
        </w:rPr>
        <w:t xml:space="preserve"> RFC </w:t>
      </w:r>
      <w:r w:rsidR="00174870">
        <w:rPr>
          <w:rFonts w:cstheme="minorHAnsi"/>
        </w:rPr>
        <w:t>por per</w:t>
      </w:r>
      <w:r w:rsidR="0040399D" w:rsidRPr="0040399D">
        <w:rPr>
          <w:rFonts w:cstheme="minorHAnsi"/>
        </w:rPr>
        <w:t>íodo</w:t>
      </w:r>
      <w:r w:rsidR="00F43447">
        <w:rPr>
          <w:rFonts w:cstheme="minorHAnsi"/>
        </w:rPr>
        <w:t>;</w:t>
      </w:r>
      <w:r w:rsidR="0040399D" w:rsidRPr="0040399D">
        <w:rPr>
          <w:rFonts w:cstheme="minorHAnsi"/>
        </w:rPr>
        <w:t xml:space="preserve"> </w:t>
      </w:r>
    </w:p>
    <w:p w14:paraId="21061961" w14:textId="2B1C9552" w:rsidR="00174870" w:rsidRDefault="00EE0207" w:rsidP="0017487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</w:t>
      </w:r>
      <w:proofErr w:type="spellStart"/>
      <w:r>
        <w:rPr>
          <w:rFonts w:cstheme="minorHAnsi"/>
        </w:rPr>
        <w:t>qtd</w:t>
      </w:r>
      <w:proofErr w:type="spellEnd"/>
      <w:r>
        <w:rPr>
          <w:rFonts w:cstheme="minorHAnsi"/>
        </w:rPr>
        <w:t xml:space="preserve">. </w:t>
      </w:r>
      <w:proofErr w:type="gramStart"/>
      <w:r>
        <w:rPr>
          <w:rFonts w:cstheme="minorHAnsi"/>
        </w:rPr>
        <w:t>de</w:t>
      </w:r>
      <w:proofErr w:type="gramEnd"/>
      <w:r>
        <w:rPr>
          <w:rFonts w:cstheme="minorHAnsi"/>
        </w:rPr>
        <w:t xml:space="preserve"> RFC</w:t>
      </w:r>
      <w:r w:rsidR="00B00F7E">
        <w:rPr>
          <w:rFonts w:cstheme="minorHAnsi"/>
        </w:rPr>
        <w:t xml:space="preserve"> por categoria (P</w:t>
      </w:r>
      <w:r w:rsidR="003F11B0">
        <w:rPr>
          <w:rFonts w:cstheme="minorHAnsi"/>
        </w:rPr>
        <w:t>ré-aprovada</w:t>
      </w:r>
      <w:r w:rsidR="00B00F7E">
        <w:rPr>
          <w:rFonts w:cstheme="minorHAnsi"/>
        </w:rPr>
        <w:t xml:space="preserve">, Normal, Emergencial ou </w:t>
      </w:r>
      <w:r w:rsidR="003F11B0">
        <w:rPr>
          <w:rFonts w:cstheme="minorHAnsi"/>
        </w:rPr>
        <w:t>Informativa</w:t>
      </w:r>
      <w:r w:rsidR="00B00F7E">
        <w:rPr>
          <w:rFonts w:cstheme="minorHAnsi"/>
        </w:rPr>
        <w:t>)</w:t>
      </w:r>
      <w:r w:rsidR="003F11B0">
        <w:rPr>
          <w:rFonts w:cstheme="minorHAnsi"/>
        </w:rPr>
        <w:t>;</w:t>
      </w:r>
    </w:p>
    <w:p w14:paraId="02086799" w14:textId="6ED7B072" w:rsidR="00E22AB4" w:rsidRDefault="0073712F" w:rsidP="00CB424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</w:t>
      </w:r>
      <w:r w:rsidR="00D7386F">
        <w:rPr>
          <w:rFonts w:cstheme="minorHAnsi"/>
        </w:rPr>
        <w:t xml:space="preserve">e </w:t>
      </w:r>
      <w:proofErr w:type="spellStart"/>
      <w:r w:rsidR="00D7386F">
        <w:rPr>
          <w:rFonts w:cstheme="minorHAnsi"/>
        </w:rPr>
        <w:t>qtd</w:t>
      </w:r>
      <w:proofErr w:type="spellEnd"/>
      <w:r w:rsidR="00D7386F">
        <w:rPr>
          <w:rFonts w:cstheme="minorHAnsi"/>
        </w:rPr>
        <w:t xml:space="preserve">. </w:t>
      </w:r>
      <w:proofErr w:type="gramStart"/>
      <w:r w:rsidR="00D7386F">
        <w:rPr>
          <w:rFonts w:cstheme="minorHAnsi"/>
        </w:rPr>
        <w:t>de</w:t>
      </w:r>
      <w:proofErr w:type="gramEnd"/>
      <w:r w:rsidR="00D7386F">
        <w:rPr>
          <w:rFonts w:cstheme="minorHAnsi"/>
        </w:rPr>
        <w:t xml:space="preserve"> RFC implementada com sucesso ou com</w:t>
      </w:r>
      <w:r>
        <w:rPr>
          <w:rFonts w:cstheme="minorHAnsi"/>
        </w:rPr>
        <w:t xml:space="preserve"> impacto.</w:t>
      </w:r>
    </w:p>
    <w:p w14:paraId="38BAF339" w14:textId="77777777" w:rsidR="0043041F" w:rsidRPr="0043041F" w:rsidRDefault="0043041F" w:rsidP="0043041F">
      <w:pPr>
        <w:rPr>
          <w:rFonts w:eastAsia="Times New Roman" w:cstheme="minorHAnsi"/>
          <w:b/>
          <w:bCs/>
          <w:sz w:val="28"/>
          <w:szCs w:val="24"/>
        </w:rPr>
      </w:pPr>
    </w:p>
    <w:p w14:paraId="177B0564" w14:textId="77777777" w:rsidR="002256D1" w:rsidRDefault="00DC5E7A" w:rsidP="00DC5E7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30" w:name="_Toc465429313"/>
      <w:r w:rsidRPr="00DC5E7A">
        <w:rPr>
          <w:rFonts w:asciiTheme="minorHAnsi" w:hAnsiTheme="minorHAnsi" w:cstheme="minorHAnsi"/>
          <w:sz w:val="28"/>
        </w:rPr>
        <w:t>Documentos de apoio</w:t>
      </w:r>
      <w:bookmarkEnd w:id="130"/>
    </w:p>
    <w:p w14:paraId="658A98A2" w14:textId="77777777" w:rsidR="00E9679A" w:rsidRDefault="00E9679A" w:rsidP="00E967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Guia rápido do processo </w:t>
      </w:r>
      <w:r w:rsidR="00C93D3E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C93D3E">
        <w:rPr>
          <w:rFonts w:cstheme="minorHAnsi"/>
        </w:rPr>
        <w:t>Gerenciamento de Mudanças</w:t>
      </w:r>
      <w:r>
        <w:rPr>
          <w:rFonts w:cstheme="minorHAnsi"/>
        </w:rPr>
        <w:t>;</w:t>
      </w:r>
    </w:p>
    <w:p w14:paraId="110E5E63" w14:textId="77777777" w:rsidR="008B022B" w:rsidRDefault="008B022B" w:rsidP="008B022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proofErr w:type="spellStart"/>
      <w:r w:rsidRPr="008B022B">
        <w:rPr>
          <w:rFonts w:cstheme="minorHAnsi"/>
          <w:i/>
        </w:rPr>
        <w:t>Check</w:t>
      </w:r>
      <w:proofErr w:type="spellEnd"/>
      <w:r w:rsidRPr="008B022B">
        <w:rPr>
          <w:rFonts w:cstheme="minorHAnsi"/>
          <w:i/>
        </w:rPr>
        <w:t xml:space="preserve"> </w:t>
      </w:r>
      <w:proofErr w:type="spellStart"/>
      <w:r w:rsidRPr="008B022B">
        <w:rPr>
          <w:rFonts w:cstheme="minorHAnsi"/>
          <w:i/>
        </w:rPr>
        <w:t>list</w:t>
      </w:r>
      <w:proofErr w:type="spellEnd"/>
      <w:r w:rsidRPr="008B022B">
        <w:rPr>
          <w:rFonts w:cstheme="minorHAnsi"/>
        </w:rPr>
        <w:t xml:space="preserve"> de apoio</w:t>
      </w:r>
      <w:r>
        <w:rPr>
          <w:rFonts w:cstheme="minorHAnsi"/>
        </w:rPr>
        <w:t>;</w:t>
      </w:r>
    </w:p>
    <w:p w14:paraId="5870E246" w14:textId="3568C62B" w:rsidR="00D65197" w:rsidRDefault="00F46A54" w:rsidP="008B022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proofErr w:type="spellStart"/>
      <w:r>
        <w:rPr>
          <w:rFonts w:cstheme="minorHAnsi"/>
        </w:rPr>
        <w:t>Template</w:t>
      </w:r>
      <w:proofErr w:type="spellEnd"/>
      <w:r>
        <w:rPr>
          <w:rFonts w:cstheme="minorHAnsi"/>
        </w:rPr>
        <w:t xml:space="preserve"> - </w:t>
      </w:r>
      <w:r w:rsidR="00D65197">
        <w:rPr>
          <w:rFonts w:cstheme="minorHAnsi"/>
        </w:rPr>
        <w:t>Ata de Reunião;</w:t>
      </w:r>
    </w:p>
    <w:p w14:paraId="6F47C624" w14:textId="77777777" w:rsidR="00FF1DD5" w:rsidRDefault="00FF1DD5" w:rsidP="00E967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D7386F">
        <w:rPr>
          <w:rFonts w:cstheme="minorHAnsi"/>
          <w:i/>
        </w:rPr>
        <w:t>Workshop</w:t>
      </w:r>
      <w:r>
        <w:rPr>
          <w:rFonts w:cstheme="minorHAnsi"/>
        </w:rPr>
        <w:t xml:space="preserve"> para implantação do processo.</w:t>
      </w:r>
    </w:p>
    <w:p w14:paraId="2F894C8A" w14:textId="77777777" w:rsidR="00E9679A" w:rsidRPr="00E9679A" w:rsidRDefault="00E9679A" w:rsidP="00CC44D7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  <w:bookmarkStart w:id="131" w:name="_GoBack"/>
      <w:bookmarkEnd w:id="131"/>
    </w:p>
    <w:sectPr w:rsidR="00E9679A" w:rsidRPr="00E9679A" w:rsidSect="008E7DFE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05" w:author="Rodrigo Possatto Rothstein" w:date="2016-11-01T10:01:00Z" w:initials="RPR">
    <w:p w14:paraId="63A36E03" w14:textId="365CA203" w:rsidR="00F57796" w:rsidRDefault="00F57796">
      <w:pPr>
        <w:pStyle w:val="Textodecomentrio"/>
      </w:pPr>
      <w:r>
        <w:rPr>
          <w:rStyle w:val="Refdecomentrio"/>
        </w:rPr>
        <w:annotationRef/>
      </w:r>
      <w:r>
        <w:t>Tecnologia da Informação ou Gestão de Mudança?</w:t>
      </w:r>
    </w:p>
  </w:comment>
  <w:comment w:id="126" w:author="Rodrigo Possatto Rothstein" w:date="2016-11-01T10:04:00Z" w:initials="RPR">
    <w:p w14:paraId="63E615B0" w14:textId="1E16AF05" w:rsidR="004870A9" w:rsidRDefault="004870A9">
      <w:pPr>
        <w:pStyle w:val="Textodecomentrio"/>
      </w:pPr>
      <w:r>
        <w:rPr>
          <w:rStyle w:val="Refdecomentrio"/>
        </w:rPr>
        <w:annotationRef/>
      </w:r>
      <w:r>
        <w:t xml:space="preserve">Entendo que podemos </w:t>
      </w:r>
      <w:proofErr w:type="spellStart"/>
      <w:r>
        <w:t>colcoar</w:t>
      </w:r>
      <w:proofErr w:type="spellEnd"/>
      <w:r>
        <w:t xml:space="preserve"> no JIRA no CAB específico o que acham?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5EFDDA" w14:textId="77777777" w:rsidR="00412C58" w:rsidRDefault="00412C58" w:rsidP="000C2873">
      <w:pPr>
        <w:spacing w:after="0" w:line="240" w:lineRule="auto"/>
      </w:pPr>
      <w:r>
        <w:separator/>
      </w:r>
    </w:p>
  </w:endnote>
  <w:endnote w:type="continuationSeparator" w:id="0">
    <w:p w14:paraId="1515080F" w14:textId="77777777" w:rsidR="00412C58" w:rsidRDefault="00412C58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974F45" w14:textId="77777777" w:rsidR="00765319" w:rsidRPr="004F309A" w:rsidRDefault="00765319" w:rsidP="00893F9C">
    <w:pPr>
      <w:pStyle w:val="Rodap"/>
      <w:jc w:val="right"/>
      <w:rPr>
        <w:sz w:val="18"/>
      </w:rPr>
    </w:pPr>
  </w:p>
  <w:p w14:paraId="09C8CBDB" w14:textId="77777777" w:rsidR="00765319" w:rsidRPr="00893F9C" w:rsidRDefault="00765319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14:paraId="77415677" w14:textId="77777777" w:rsidR="00765319" w:rsidRDefault="0076531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2DB513" w14:textId="77777777" w:rsidR="00412C58" w:rsidRDefault="00412C58" w:rsidP="000C2873">
      <w:pPr>
        <w:spacing w:after="0" w:line="240" w:lineRule="auto"/>
      </w:pPr>
      <w:r>
        <w:separator/>
      </w:r>
    </w:p>
  </w:footnote>
  <w:footnote w:type="continuationSeparator" w:id="0">
    <w:p w14:paraId="4CDD2059" w14:textId="77777777" w:rsidR="00412C58" w:rsidRDefault="00412C58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765319" w14:paraId="2B528A26" w14:textId="77777777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14:paraId="752BB6FB" w14:textId="77777777" w:rsidR="00765319" w:rsidRDefault="00765319" w:rsidP="00D27292">
          <w:pPr>
            <w:ind w:right="-1135"/>
          </w:pPr>
          <w:r>
            <w:rPr>
              <w:noProof/>
            </w:rPr>
            <w:pict w14:anchorId="525AA9A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39499845" r:id="rId2"/>
            </w:pi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14:paraId="2917C102" w14:textId="77777777" w:rsidR="00765319" w:rsidRDefault="00765319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14:paraId="0F542D17" w14:textId="77777777" w:rsidR="00765319" w:rsidRDefault="00765319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2B6DD1" wp14:editId="4C20D852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A6F4C8" w14:textId="77777777" w:rsidR="00765319" w:rsidRPr="00D44642" w:rsidRDefault="00765319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14:paraId="55097080" w14:textId="77777777" w:rsidR="00765319" w:rsidRPr="00D44642" w:rsidRDefault="00765319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4870A9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16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ins w:id="132" w:author="Rodrigo Possatto Rothstein" w:date="2016-11-01T10:04:00Z">
                                  <w:r w:rsidR="004870A9">
                                    <w:rPr>
                                      <w:rStyle w:val="Nmerodepgina"/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ins>
                                <w:del w:id="133" w:author="Rodrigo Possatto Rothstein" w:date="2016-11-01T09:54:00Z">
                                  <w:r w:rsidR="005C18C2" w:rsidDel="005C18C2">
                                    <w:rPr>
                                      <w:rStyle w:val="Nmerodepgina"/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delText>15</w:delText>
                                  </w:r>
                                </w:del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14:paraId="39A6F4C8" w14:textId="77777777" w:rsidR="00765319" w:rsidRPr="00D44642" w:rsidRDefault="00765319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14:paraId="55097080" w14:textId="77777777" w:rsidR="00765319" w:rsidRPr="00D44642" w:rsidRDefault="00765319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4870A9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16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ins w:id="134" w:author="Rodrigo Possatto Rothstein" w:date="2016-11-01T10:04:00Z">
                            <w:r w:rsidR="004870A9">
                              <w:rPr>
                                <w:rStyle w:val="Nmerodepgina"/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16</w:t>
                            </w:r>
                          </w:ins>
                          <w:del w:id="135" w:author="Rodrigo Possatto Rothstein" w:date="2016-11-01T09:54:00Z">
                            <w:r w:rsidR="005C18C2" w:rsidDel="005C18C2">
                              <w:rPr>
                                <w:rStyle w:val="Nmerodepgina"/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delText>15</w:delText>
                            </w:r>
                          </w:del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88A8F86" w14:textId="77777777" w:rsidR="00765319" w:rsidRPr="00742B7E" w:rsidRDefault="00765319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17A31F" wp14:editId="5CD9B43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7E4257" w14:textId="77777777" w:rsidR="00765319" w:rsidRDefault="00765319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14:paraId="7AC3B3DB" w14:textId="73BFA4D3" w:rsidR="00765319" w:rsidRPr="00D44642" w:rsidRDefault="00765319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31/10/2016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w14:anchorId="2317A31F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14:paraId="047E4257" w14:textId="77777777" w:rsidR="0098336F" w:rsidRDefault="0098336F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14:paraId="7AC3B3DB" w14:textId="73BFA4D3" w:rsidR="0098336F" w:rsidRPr="00D44642" w:rsidRDefault="00F55E73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31</w:t>
                    </w:r>
                    <w:r w:rsidR="0098336F">
                      <w:rPr>
                        <w:rFonts w:cstheme="minorHAnsi"/>
                        <w:sz w:val="16"/>
                        <w:szCs w:val="16"/>
                      </w:rPr>
                      <w:t>/10/2016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765319" w14:paraId="55B4964F" w14:textId="77777777" w:rsidTr="00E77C9F">
      <w:trPr>
        <w:trHeight w:val="449"/>
      </w:trPr>
      <w:tc>
        <w:tcPr>
          <w:tcW w:w="9039" w:type="dxa"/>
          <w:vAlign w:val="center"/>
        </w:tcPr>
        <w:p w14:paraId="16B0D89B" w14:textId="77777777" w:rsidR="00765319" w:rsidRPr="00D44642" w:rsidRDefault="00765319" w:rsidP="00CA5A33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Gerenciamento de Mudanças</w:t>
          </w:r>
        </w:p>
      </w:tc>
      <w:tc>
        <w:tcPr>
          <w:tcW w:w="1418" w:type="dxa"/>
          <w:vAlign w:val="center"/>
        </w:tcPr>
        <w:p w14:paraId="19726C61" w14:textId="77777777" w:rsidR="00765319" w:rsidRDefault="00765319" w:rsidP="00D27292">
          <w:pPr>
            <w:ind w:right="-1134"/>
          </w:pPr>
        </w:p>
      </w:tc>
    </w:tr>
  </w:tbl>
  <w:p w14:paraId="0BF74312" w14:textId="77777777" w:rsidR="00765319" w:rsidRPr="00524123" w:rsidRDefault="00765319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>
    <w:nsid w:val="03626425"/>
    <w:multiLevelType w:val="hybridMultilevel"/>
    <w:tmpl w:val="5F98C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F8A6327"/>
    <w:multiLevelType w:val="hybridMultilevel"/>
    <w:tmpl w:val="11C27BA6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4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F847E9"/>
    <w:multiLevelType w:val="hybridMultilevel"/>
    <w:tmpl w:val="63484AA2"/>
    <w:lvl w:ilvl="0" w:tplc="A11422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19699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8B630EA"/>
    <w:multiLevelType w:val="hybridMultilevel"/>
    <w:tmpl w:val="C876DEA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0">
    <w:nsid w:val="267218FE"/>
    <w:multiLevelType w:val="hybridMultilevel"/>
    <w:tmpl w:val="BB30C81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>
    <w:nsid w:val="299E4311"/>
    <w:multiLevelType w:val="hybridMultilevel"/>
    <w:tmpl w:val="26E6B52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3">
    <w:nsid w:val="2A925FB0"/>
    <w:multiLevelType w:val="multilevel"/>
    <w:tmpl w:val="79E47B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4611A5F"/>
    <w:multiLevelType w:val="hybridMultilevel"/>
    <w:tmpl w:val="D7882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2D0934"/>
    <w:multiLevelType w:val="multilevel"/>
    <w:tmpl w:val="9F9A7C4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9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B543BCC"/>
    <w:multiLevelType w:val="multilevel"/>
    <w:tmpl w:val="48680C5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1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626A83"/>
    <w:multiLevelType w:val="hybridMultilevel"/>
    <w:tmpl w:val="D2AE124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B193C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7">
    <w:nsid w:val="4F7B7A62"/>
    <w:multiLevelType w:val="multilevel"/>
    <w:tmpl w:val="C19C0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28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>
    <w:nsid w:val="5BD5532F"/>
    <w:multiLevelType w:val="hybridMultilevel"/>
    <w:tmpl w:val="D8B0738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0">
    <w:nsid w:val="5CBC6A4B"/>
    <w:multiLevelType w:val="hybridMultilevel"/>
    <w:tmpl w:val="1BD4F57C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1">
    <w:nsid w:val="5CDC3600"/>
    <w:multiLevelType w:val="hybridMultilevel"/>
    <w:tmpl w:val="230CE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2C1C5A"/>
    <w:multiLevelType w:val="multilevel"/>
    <w:tmpl w:val="9CA4AD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3">
    <w:nsid w:val="5FEF170D"/>
    <w:multiLevelType w:val="hybridMultilevel"/>
    <w:tmpl w:val="0360E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DA9346A"/>
    <w:multiLevelType w:val="hybridMultilevel"/>
    <w:tmpl w:val="1512A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D434CC6"/>
    <w:multiLevelType w:val="multilevel"/>
    <w:tmpl w:val="0BF61D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25"/>
  </w:num>
  <w:num w:numId="4">
    <w:abstractNumId w:val="15"/>
  </w:num>
  <w:num w:numId="5">
    <w:abstractNumId w:val="5"/>
  </w:num>
  <w:num w:numId="6">
    <w:abstractNumId w:val="19"/>
  </w:num>
  <w:num w:numId="7">
    <w:abstractNumId w:val="28"/>
  </w:num>
  <w:num w:numId="8">
    <w:abstractNumId w:val="39"/>
  </w:num>
  <w:num w:numId="9">
    <w:abstractNumId w:val="41"/>
  </w:num>
  <w:num w:numId="10">
    <w:abstractNumId w:val="37"/>
  </w:num>
  <w:num w:numId="11">
    <w:abstractNumId w:val="7"/>
  </w:num>
  <w:num w:numId="12">
    <w:abstractNumId w:val="4"/>
  </w:num>
  <w:num w:numId="13">
    <w:abstractNumId w:val="21"/>
  </w:num>
  <w:num w:numId="14">
    <w:abstractNumId w:val="24"/>
  </w:num>
  <w:num w:numId="15">
    <w:abstractNumId w:val="9"/>
  </w:num>
  <w:num w:numId="16">
    <w:abstractNumId w:val="17"/>
  </w:num>
  <w:num w:numId="17">
    <w:abstractNumId w:val="22"/>
  </w:num>
  <w:num w:numId="18">
    <w:abstractNumId w:val="33"/>
  </w:num>
  <w:num w:numId="19">
    <w:abstractNumId w:val="1"/>
  </w:num>
  <w:num w:numId="20">
    <w:abstractNumId w:val="23"/>
  </w:num>
  <w:num w:numId="21">
    <w:abstractNumId w:val="8"/>
  </w:num>
  <w:num w:numId="22">
    <w:abstractNumId w:val="13"/>
  </w:num>
  <w:num w:numId="23">
    <w:abstractNumId w:val="27"/>
  </w:num>
  <w:num w:numId="24">
    <w:abstractNumId w:val="32"/>
  </w:num>
  <w:num w:numId="25">
    <w:abstractNumId w:val="42"/>
  </w:num>
  <w:num w:numId="26">
    <w:abstractNumId w:val="16"/>
  </w:num>
  <w:num w:numId="27">
    <w:abstractNumId w:val="35"/>
  </w:num>
  <w:num w:numId="28">
    <w:abstractNumId w:val="38"/>
  </w:num>
  <w:num w:numId="29">
    <w:abstractNumId w:val="12"/>
  </w:num>
  <w:num w:numId="30">
    <w:abstractNumId w:val="3"/>
  </w:num>
  <w:num w:numId="31">
    <w:abstractNumId w:val="29"/>
  </w:num>
  <w:num w:numId="32">
    <w:abstractNumId w:val="20"/>
  </w:num>
  <w:num w:numId="33">
    <w:abstractNumId w:val="30"/>
  </w:num>
  <w:num w:numId="34">
    <w:abstractNumId w:val="31"/>
  </w:num>
  <w:num w:numId="35">
    <w:abstractNumId w:val="2"/>
  </w:num>
  <w:num w:numId="36">
    <w:abstractNumId w:val="40"/>
  </w:num>
  <w:num w:numId="37">
    <w:abstractNumId w:val="14"/>
  </w:num>
  <w:num w:numId="38">
    <w:abstractNumId w:val="34"/>
  </w:num>
  <w:num w:numId="39">
    <w:abstractNumId w:val="10"/>
  </w:num>
  <w:num w:numId="40">
    <w:abstractNumId w:val="26"/>
  </w:num>
  <w:num w:numId="41">
    <w:abstractNumId w:val="6"/>
  </w:num>
  <w:num w:numId="42">
    <w:abstractNumId w:val="18"/>
  </w:num>
  <w:num w:numId="43">
    <w:abstractNumId w:val="3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trackRevisions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9A1"/>
    <w:rsid w:val="0000014B"/>
    <w:rsid w:val="00000A8E"/>
    <w:rsid w:val="00002D82"/>
    <w:rsid w:val="00003599"/>
    <w:rsid w:val="00007627"/>
    <w:rsid w:val="000111ED"/>
    <w:rsid w:val="00011700"/>
    <w:rsid w:val="0001219A"/>
    <w:rsid w:val="00014D05"/>
    <w:rsid w:val="00017595"/>
    <w:rsid w:val="00017C47"/>
    <w:rsid w:val="00021AC1"/>
    <w:rsid w:val="00021ED2"/>
    <w:rsid w:val="000226D5"/>
    <w:rsid w:val="00030870"/>
    <w:rsid w:val="00035AF4"/>
    <w:rsid w:val="00036932"/>
    <w:rsid w:val="0004286A"/>
    <w:rsid w:val="00042DDB"/>
    <w:rsid w:val="00052D67"/>
    <w:rsid w:val="000551E2"/>
    <w:rsid w:val="0006408A"/>
    <w:rsid w:val="00064AEA"/>
    <w:rsid w:val="00067C70"/>
    <w:rsid w:val="00072DAE"/>
    <w:rsid w:val="00072E18"/>
    <w:rsid w:val="00072F63"/>
    <w:rsid w:val="00080DCE"/>
    <w:rsid w:val="00081AB9"/>
    <w:rsid w:val="000838CE"/>
    <w:rsid w:val="00084260"/>
    <w:rsid w:val="00087941"/>
    <w:rsid w:val="00087F59"/>
    <w:rsid w:val="00090E96"/>
    <w:rsid w:val="000937F7"/>
    <w:rsid w:val="000A536A"/>
    <w:rsid w:val="000A563F"/>
    <w:rsid w:val="000B3A37"/>
    <w:rsid w:val="000C0563"/>
    <w:rsid w:val="000C1EDF"/>
    <w:rsid w:val="000C1F72"/>
    <w:rsid w:val="000C2873"/>
    <w:rsid w:val="000C316C"/>
    <w:rsid w:val="000C43E4"/>
    <w:rsid w:val="000C64F4"/>
    <w:rsid w:val="000C7429"/>
    <w:rsid w:val="000D051A"/>
    <w:rsid w:val="000D2C7B"/>
    <w:rsid w:val="000D398E"/>
    <w:rsid w:val="000D41FA"/>
    <w:rsid w:val="000E309C"/>
    <w:rsid w:val="000E72F1"/>
    <w:rsid w:val="000E76B5"/>
    <w:rsid w:val="000F0293"/>
    <w:rsid w:val="000F17AB"/>
    <w:rsid w:val="000F2130"/>
    <w:rsid w:val="00100035"/>
    <w:rsid w:val="001026EB"/>
    <w:rsid w:val="001047C5"/>
    <w:rsid w:val="001065DE"/>
    <w:rsid w:val="00113130"/>
    <w:rsid w:val="0011656F"/>
    <w:rsid w:val="0011686B"/>
    <w:rsid w:val="00125DAB"/>
    <w:rsid w:val="00126983"/>
    <w:rsid w:val="00127661"/>
    <w:rsid w:val="0013274D"/>
    <w:rsid w:val="001335C8"/>
    <w:rsid w:val="0013400B"/>
    <w:rsid w:val="00134562"/>
    <w:rsid w:val="00137E44"/>
    <w:rsid w:val="00141FD0"/>
    <w:rsid w:val="00142B3F"/>
    <w:rsid w:val="00143B10"/>
    <w:rsid w:val="001443AB"/>
    <w:rsid w:val="001524ED"/>
    <w:rsid w:val="001555B8"/>
    <w:rsid w:val="00157B9C"/>
    <w:rsid w:val="00161342"/>
    <w:rsid w:val="001713E1"/>
    <w:rsid w:val="00172A66"/>
    <w:rsid w:val="00174870"/>
    <w:rsid w:val="00174EB6"/>
    <w:rsid w:val="00181E3A"/>
    <w:rsid w:val="001825D8"/>
    <w:rsid w:val="00183FA0"/>
    <w:rsid w:val="00185ABF"/>
    <w:rsid w:val="0018747E"/>
    <w:rsid w:val="001919BF"/>
    <w:rsid w:val="0019317A"/>
    <w:rsid w:val="00193DC3"/>
    <w:rsid w:val="001A35CE"/>
    <w:rsid w:val="001A531F"/>
    <w:rsid w:val="001B2293"/>
    <w:rsid w:val="001B3925"/>
    <w:rsid w:val="001B606A"/>
    <w:rsid w:val="001B63F2"/>
    <w:rsid w:val="001B7C99"/>
    <w:rsid w:val="001C678B"/>
    <w:rsid w:val="001D1506"/>
    <w:rsid w:val="001D1C76"/>
    <w:rsid w:val="001D2E9E"/>
    <w:rsid w:val="001D7720"/>
    <w:rsid w:val="001D7F32"/>
    <w:rsid w:val="001E386B"/>
    <w:rsid w:val="001E6154"/>
    <w:rsid w:val="001E6DE6"/>
    <w:rsid w:val="001E6EA4"/>
    <w:rsid w:val="001F1CCC"/>
    <w:rsid w:val="001F3A6B"/>
    <w:rsid w:val="001F3B90"/>
    <w:rsid w:val="00200213"/>
    <w:rsid w:val="00201B4C"/>
    <w:rsid w:val="002045C1"/>
    <w:rsid w:val="0020558A"/>
    <w:rsid w:val="00207D9A"/>
    <w:rsid w:val="00211DAE"/>
    <w:rsid w:val="00214DB0"/>
    <w:rsid w:val="00214E12"/>
    <w:rsid w:val="00215518"/>
    <w:rsid w:val="00215BE0"/>
    <w:rsid w:val="00215E12"/>
    <w:rsid w:val="00216F27"/>
    <w:rsid w:val="00221894"/>
    <w:rsid w:val="002256D1"/>
    <w:rsid w:val="002359F6"/>
    <w:rsid w:val="00237293"/>
    <w:rsid w:val="002408DD"/>
    <w:rsid w:val="00241237"/>
    <w:rsid w:val="00241699"/>
    <w:rsid w:val="00242A34"/>
    <w:rsid w:val="00244D13"/>
    <w:rsid w:val="00245B77"/>
    <w:rsid w:val="00245FB6"/>
    <w:rsid w:val="0024765D"/>
    <w:rsid w:val="002517E0"/>
    <w:rsid w:val="0025189D"/>
    <w:rsid w:val="00253329"/>
    <w:rsid w:val="002537AA"/>
    <w:rsid w:val="00254289"/>
    <w:rsid w:val="00254F2E"/>
    <w:rsid w:val="0025777F"/>
    <w:rsid w:val="00257C53"/>
    <w:rsid w:val="00261D54"/>
    <w:rsid w:val="00262E61"/>
    <w:rsid w:val="002643E0"/>
    <w:rsid w:val="002659E7"/>
    <w:rsid w:val="002660B1"/>
    <w:rsid w:val="00270DFA"/>
    <w:rsid w:val="002731BF"/>
    <w:rsid w:val="00274A8B"/>
    <w:rsid w:val="00275D3F"/>
    <w:rsid w:val="002811FA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94ED0"/>
    <w:rsid w:val="00296145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D7FA4"/>
    <w:rsid w:val="002E0F5B"/>
    <w:rsid w:val="002E202A"/>
    <w:rsid w:val="002E599F"/>
    <w:rsid w:val="002E5DEF"/>
    <w:rsid w:val="002F060E"/>
    <w:rsid w:val="002F263F"/>
    <w:rsid w:val="002F46F8"/>
    <w:rsid w:val="002F56DF"/>
    <w:rsid w:val="00304352"/>
    <w:rsid w:val="00305829"/>
    <w:rsid w:val="00306888"/>
    <w:rsid w:val="00306BDB"/>
    <w:rsid w:val="003077E9"/>
    <w:rsid w:val="00310AAA"/>
    <w:rsid w:val="003137CE"/>
    <w:rsid w:val="00314087"/>
    <w:rsid w:val="00321989"/>
    <w:rsid w:val="003243BF"/>
    <w:rsid w:val="0032611B"/>
    <w:rsid w:val="00327CFC"/>
    <w:rsid w:val="00330667"/>
    <w:rsid w:val="00330C1B"/>
    <w:rsid w:val="00331351"/>
    <w:rsid w:val="00332C1A"/>
    <w:rsid w:val="0033352A"/>
    <w:rsid w:val="00337980"/>
    <w:rsid w:val="00344234"/>
    <w:rsid w:val="00344858"/>
    <w:rsid w:val="00346D36"/>
    <w:rsid w:val="00352302"/>
    <w:rsid w:val="00353AD1"/>
    <w:rsid w:val="00354033"/>
    <w:rsid w:val="00360530"/>
    <w:rsid w:val="00360F0B"/>
    <w:rsid w:val="00360FFF"/>
    <w:rsid w:val="00362FD4"/>
    <w:rsid w:val="003642AD"/>
    <w:rsid w:val="0036442E"/>
    <w:rsid w:val="003660ED"/>
    <w:rsid w:val="0036790E"/>
    <w:rsid w:val="0037227D"/>
    <w:rsid w:val="003755A3"/>
    <w:rsid w:val="00377A33"/>
    <w:rsid w:val="003803AE"/>
    <w:rsid w:val="00382018"/>
    <w:rsid w:val="003865B8"/>
    <w:rsid w:val="003877D1"/>
    <w:rsid w:val="00391427"/>
    <w:rsid w:val="003927B1"/>
    <w:rsid w:val="00392D1D"/>
    <w:rsid w:val="003A5017"/>
    <w:rsid w:val="003B0DB9"/>
    <w:rsid w:val="003B4AD6"/>
    <w:rsid w:val="003B5BD9"/>
    <w:rsid w:val="003B7BD7"/>
    <w:rsid w:val="003C00B1"/>
    <w:rsid w:val="003C1F26"/>
    <w:rsid w:val="003C2E39"/>
    <w:rsid w:val="003C3280"/>
    <w:rsid w:val="003C433B"/>
    <w:rsid w:val="003C4A4F"/>
    <w:rsid w:val="003C4B1C"/>
    <w:rsid w:val="003C62E3"/>
    <w:rsid w:val="003D2EE6"/>
    <w:rsid w:val="003E00A4"/>
    <w:rsid w:val="003E0C1D"/>
    <w:rsid w:val="003E1E72"/>
    <w:rsid w:val="003E526C"/>
    <w:rsid w:val="003E74DB"/>
    <w:rsid w:val="003F11B0"/>
    <w:rsid w:val="003F23C6"/>
    <w:rsid w:val="003F729D"/>
    <w:rsid w:val="0040217C"/>
    <w:rsid w:val="00402541"/>
    <w:rsid w:val="00402649"/>
    <w:rsid w:val="0040399D"/>
    <w:rsid w:val="00411896"/>
    <w:rsid w:val="00411B00"/>
    <w:rsid w:val="00412C58"/>
    <w:rsid w:val="00414BBC"/>
    <w:rsid w:val="00415EF1"/>
    <w:rsid w:val="00416F00"/>
    <w:rsid w:val="004213A7"/>
    <w:rsid w:val="0042478E"/>
    <w:rsid w:val="00424E5D"/>
    <w:rsid w:val="0042653D"/>
    <w:rsid w:val="0043041F"/>
    <w:rsid w:val="004307D9"/>
    <w:rsid w:val="004323F3"/>
    <w:rsid w:val="004329F5"/>
    <w:rsid w:val="0043597A"/>
    <w:rsid w:val="00436034"/>
    <w:rsid w:val="00436360"/>
    <w:rsid w:val="00437167"/>
    <w:rsid w:val="00437249"/>
    <w:rsid w:val="00437783"/>
    <w:rsid w:val="004439DB"/>
    <w:rsid w:val="00446357"/>
    <w:rsid w:val="00446A78"/>
    <w:rsid w:val="00446D89"/>
    <w:rsid w:val="0045468C"/>
    <w:rsid w:val="00456443"/>
    <w:rsid w:val="0045747F"/>
    <w:rsid w:val="00463FCE"/>
    <w:rsid w:val="00465510"/>
    <w:rsid w:val="0047306C"/>
    <w:rsid w:val="004730B3"/>
    <w:rsid w:val="00481863"/>
    <w:rsid w:val="00481B50"/>
    <w:rsid w:val="00484544"/>
    <w:rsid w:val="004870A9"/>
    <w:rsid w:val="00490B5B"/>
    <w:rsid w:val="004914CD"/>
    <w:rsid w:val="00497D4B"/>
    <w:rsid w:val="004A0036"/>
    <w:rsid w:val="004A09CF"/>
    <w:rsid w:val="004A0F9A"/>
    <w:rsid w:val="004A39DF"/>
    <w:rsid w:val="004A3B61"/>
    <w:rsid w:val="004B3ED1"/>
    <w:rsid w:val="004B45E9"/>
    <w:rsid w:val="004C0935"/>
    <w:rsid w:val="004C1A81"/>
    <w:rsid w:val="004C233E"/>
    <w:rsid w:val="004C773B"/>
    <w:rsid w:val="004C78E5"/>
    <w:rsid w:val="004C7EAC"/>
    <w:rsid w:val="004D1CCB"/>
    <w:rsid w:val="004D29B2"/>
    <w:rsid w:val="004D40AA"/>
    <w:rsid w:val="004D4298"/>
    <w:rsid w:val="004D6806"/>
    <w:rsid w:val="004D7763"/>
    <w:rsid w:val="004E0304"/>
    <w:rsid w:val="004E222B"/>
    <w:rsid w:val="004E2928"/>
    <w:rsid w:val="004E3870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0905"/>
    <w:rsid w:val="0051535A"/>
    <w:rsid w:val="00521ECA"/>
    <w:rsid w:val="00522740"/>
    <w:rsid w:val="0052303B"/>
    <w:rsid w:val="00523316"/>
    <w:rsid w:val="00524123"/>
    <w:rsid w:val="00524316"/>
    <w:rsid w:val="005248A9"/>
    <w:rsid w:val="005479A2"/>
    <w:rsid w:val="00551F11"/>
    <w:rsid w:val="005534FF"/>
    <w:rsid w:val="00556877"/>
    <w:rsid w:val="00556941"/>
    <w:rsid w:val="00562F67"/>
    <w:rsid w:val="0056552F"/>
    <w:rsid w:val="00565B04"/>
    <w:rsid w:val="0056645A"/>
    <w:rsid w:val="0056686B"/>
    <w:rsid w:val="005672C9"/>
    <w:rsid w:val="00573A8C"/>
    <w:rsid w:val="0057751A"/>
    <w:rsid w:val="00580EDE"/>
    <w:rsid w:val="00583BF3"/>
    <w:rsid w:val="00585BF5"/>
    <w:rsid w:val="00593876"/>
    <w:rsid w:val="00595968"/>
    <w:rsid w:val="005A4F37"/>
    <w:rsid w:val="005A762A"/>
    <w:rsid w:val="005B299F"/>
    <w:rsid w:val="005B7DDA"/>
    <w:rsid w:val="005C100F"/>
    <w:rsid w:val="005C18C2"/>
    <w:rsid w:val="005C1B8C"/>
    <w:rsid w:val="005C34E3"/>
    <w:rsid w:val="005C4E91"/>
    <w:rsid w:val="005D1F31"/>
    <w:rsid w:val="005D221F"/>
    <w:rsid w:val="005D72AA"/>
    <w:rsid w:val="005E02E7"/>
    <w:rsid w:val="005E1A49"/>
    <w:rsid w:val="005E27A5"/>
    <w:rsid w:val="005E3274"/>
    <w:rsid w:val="005E403A"/>
    <w:rsid w:val="005E4F99"/>
    <w:rsid w:val="005F21A2"/>
    <w:rsid w:val="005F42A0"/>
    <w:rsid w:val="005F747E"/>
    <w:rsid w:val="005F76B0"/>
    <w:rsid w:val="00600A26"/>
    <w:rsid w:val="00600B1B"/>
    <w:rsid w:val="00600EC1"/>
    <w:rsid w:val="006028A9"/>
    <w:rsid w:val="00603E24"/>
    <w:rsid w:val="00605D86"/>
    <w:rsid w:val="00605F26"/>
    <w:rsid w:val="006064D3"/>
    <w:rsid w:val="00607A37"/>
    <w:rsid w:val="00610432"/>
    <w:rsid w:val="0061166F"/>
    <w:rsid w:val="00615CD3"/>
    <w:rsid w:val="00616B84"/>
    <w:rsid w:val="00617D8B"/>
    <w:rsid w:val="006202BC"/>
    <w:rsid w:val="0062275B"/>
    <w:rsid w:val="0062645A"/>
    <w:rsid w:val="0062646C"/>
    <w:rsid w:val="00626514"/>
    <w:rsid w:val="0062787D"/>
    <w:rsid w:val="0063007D"/>
    <w:rsid w:val="00633517"/>
    <w:rsid w:val="006350AD"/>
    <w:rsid w:val="00636608"/>
    <w:rsid w:val="006457E7"/>
    <w:rsid w:val="0064605C"/>
    <w:rsid w:val="006461A7"/>
    <w:rsid w:val="00650B81"/>
    <w:rsid w:val="00652AAE"/>
    <w:rsid w:val="00652E21"/>
    <w:rsid w:val="00653C3B"/>
    <w:rsid w:val="0065671A"/>
    <w:rsid w:val="00661FF5"/>
    <w:rsid w:val="006631F4"/>
    <w:rsid w:val="00663651"/>
    <w:rsid w:val="00667A1D"/>
    <w:rsid w:val="00667E49"/>
    <w:rsid w:val="00667F32"/>
    <w:rsid w:val="00671947"/>
    <w:rsid w:val="00674A84"/>
    <w:rsid w:val="00676E9D"/>
    <w:rsid w:val="00677D95"/>
    <w:rsid w:val="006818B7"/>
    <w:rsid w:val="0068389E"/>
    <w:rsid w:val="00685B0E"/>
    <w:rsid w:val="00686B3D"/>
    <w:rsid w:val="00687A1E"/>
    <w:rsid w:val="00687AE4"/>
    <w:rsid w:val="006938F7"/>
    <w:rsid w:val="00693DDD"/>
    <w:rsid w:val="0069472D"/>
    <w:rsid w:val="0069738E"/>
    <w:rsid w:val="006A3A98"/>
    <w:rsid w:val="006A3F1D"/>
    <w:rsid w:val="006A44A2"/>
    <w:rsid w:val="006A74CB"/>
    <w:rsid w:val="006B441D"/>
    <w:rsid w:val="006B6B13"/>
    <w:rsid w:val="006C3B81"/>
    <w:rsid w:val="006C579C"/>
    <w:rsid w:val="006C5CF1"/>
    <w:rsid w:val="006D1D33"/>
    <w:rsid w:val="006D681A"/>
    <w:rsid w:val="006F347A"/>
    <w:rsid w:val="006F490E"/>
    <w:rsid w:val="006F6AA8"/>
    <w:rsid w:val="006F79E6"/>
    <w:rsid w:val="007005CE"/>
    <w:rsid w:val="00704D06"/>
    <w:rsid w:val="00707631"/>
    <w:rsid w:val="00710013"/>
    <w:rsid w:val="007153F7"/>
    <w:rsid w:val="00716B12"/>
    <w:rsid w:val="007228D8"/>
    <w:rsid w:val="00730330"/>
    <w:rsid w:val="00731AFC"/>
    <w:rsid w:val="00731B35"/>
    <w:rsid w:val="007327A5"/>
    <w:rsid w:val="00733241"/>
    <w:rsid w:val="00736472"/>
    <w:rsid w:val="00736812"/>
    <w:rsid w:val="0073712F"/>
    <w:rsid w:val="00740E9C"/>
    <w:rsid w:val="007447B8"/>
    <w:rsid w:val="007506DD"/>
    <w:rsid w:val="00750A0A"/>
    <w:rsid w:val="00752D9D"/>
    <w:rsid w:val="00753D23"/>
    <w:rsid w:val="00754BCD"/>
    <w:rsid w:val="00755763"/>
    <w:rsid w:val="00756BCB"/>
    <w:rsid w:val="007570BD"/>
    <w:rsid w:val="0076277A"/>
    <w:rsid w:val="007631B3"/>
    <w:rsid w:val="00764DB6"/>
    <w:rsid w:val="00765319"/>
    <w:rsid w:val="00767286"/>
    <w:rsid w:val="00770676"/>
    <w:rsid w:val="007708FB"/>
    <w:rsid w:val="007778CE"/>
    <w:rsid w:val="00777B81"/>
    <w:rsid w:val="00781407"/>
    <w:rsid w:val="00785CC4"/>
    <w:rsid w:val="007863A1"/>
    <w:rsid w:val="007878AD"/>
    <w:rsid w:val="00791793"/>
    <w:rsid w:val="00794CF0"/>
    <w:rsid w:val="007951B2"/>
    <w:rsid w:val="007959B4"/>
    <w:rsid w:val="00795BB1"/>
    <w:rsid w:val="007972F9"/>
    <w:rsid w:val="007A41DD"/>
    <w:rsid w:val="007A436D"/>
    <w:rsid w:val="007A4901"/>
    <w:rsid w:val="007A7209"/>
    <w:rsid w:val="007B6037"/>
    <w:rsid w:val="007B64C5"/>
    <w:rsid w:val="007B75DF"/>
    <w:rsid w:val="007C0BB8"/>
    <w:rsid w:val="007C1440"/>
    <w:rsid w:val="007C31D9"/>
    <w:rsid w:val="007C4E24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100A"/>
    <w:rsid w:val="007F272D"/>
    <w:rsid w:val="007F4CAE"/>
    <w:rsid w:val="007F61FC"/>
    <w:rsid w:val="008019FF"/>
    <w:rsid w:val="00803B59"/>
    <w:rsid w:val="00806C73"/>
    <w:rsid w:val="00821676"/>
    <w:rsid w:val="008329AD"/>
    <w:rsid w:val="00833B88"/>
    <w:rsid w:val="00835AFE"/>
    <w:rsid w:val="00835E74"/>
    <w:rsid w:val="008363B7"/>
    <w:rsid w:val="00836DA5"/>
    <w:rsid w:val="00847254"/>
    <w:rsid w:val="00851E70"/>
    <w:rsid w:val="00862500"/>
    <w:rsid w:val="00866FFC"/>
    <w:rsid w:val="008724C2"/>
    <w:rsid w:val="00873110"/>
    <w:rsid w:val="0087467A"/>
    <w:rsid w:val="008812E1"/>
    <w:rsid w:val="00883EB7"/>
    <w:rsid w:val="00884813"/>
    <w:rsid w:val="00887706"/>
    <w:rsid w:val="00890FD9"/>
    <w:rsid w:val="00893533"/>
    <w:rsid w:val="00893F9C"/>
    <w:rsid w:val="00895229"/>
    <w:rsid w:val="008960F8"/>
    <w:rsid w:val="00896BCD"/>
    <w:rsid w:val="008A090D"/>
    <w:rsid w:val="008A0DA9"/>
    <w:rsid w:val="008A1C53"/>
    <w:rsid w:val="008A6DE7"/>
    <w:rsid w:val="008B022B"/>
    <w:rsid w:val="008B2A3D"/>
    <w:rsid w:val="008B3FB0"/>
    <w:rsid w:val="008B783E"/>
    <w:rsid w:val="008B7ECC"/>
    <w:rsid w:val="008C0113"/>
    <w:rsid w:val="008C3900"/>
    <w:rsid w:val="008C61E2"/>
    <w:rsid w:val="008D077F"/>
    <w:rsid w:val="008D095C"/>
    <w:rsid w:val="008D1E4E"/>
    <w:rsid w:val="008D2385"/>
    <w:rsid w:val="008D2F56"/>
    <w:rsid w:val="008D36BF"/>
    <w:rsid w:val="008D5413"/>
    <w:rsid w:val="008E6101"/>
    <w:rsid w:val="008E6D4A"/>
    <w:rsid w:val="008E7DFE"/>
    <w:rsid w:val="008F302C"/>
    <w:rsid w:val="008F5046"/>
    <w:rsid w:val="008F7D88"/>
    <w:rsid w:val="00902C72"/>
    <w:rsid w:val="009037D8"/>
    <w:rsid w:val="00903FB0"/>
    <w:rsid w:val="0090476E"/>
    <w:rsid w:val="0090728A"/>
    <w:rsid w:val="0091243D"/>
    <w:rsid w:val="00912ED4"/>
    <w:rsid w:val="009143AB"/>
    <w:rsid w:val="009150B2"/>
    <w:rsid w:val="00916514"/>
    <w:rsid w:val="00920E14"/>
    <w:rsid w:val="009227FD"/>
    <w:rsid w:val="0092464F"/>
    <w:rsid w:val="00926605"/>
    <w:rsid w:val="00926D4E"/>
    <w:rsid w:val="00927211"/>
    <w:rsid w:val="0092765F"/>
    <w:rsid w:val="00933612"/>
    <w:rsid w:val="009356EB"/>
    <w:rsid w:val="00943549"/>
    <w:rsid w:val="00946B62"/>
    <w:rsid w:val="00946DBA"/>
    <w:rsid w:val="00950064"/>
    <w:rsid w:val="00955738"/>
    <w:rsid w:val="00955D23"/>
    <w:rsid w:val="00957050"/>
    <w:rsid w:val="0096075A"/>
    <w:rsid w:val="00967049"/>
    <w:rsid w:val="00967BED"/>
    <w:rsid w:val="009720CF"/>
    <w:rsid w:val="009758B2"/>
    <w:rsid w:val="00977303"/>
    <w:rsid w:val="0098336F"/>
    <w:rsid w:val="00983CE8"/>
    <w:rsid w:val="009913AF"/>
    <w:rsid w:val="00994367"/>
    <w:rsid w:val="009946AD"/>
    <w:rsid w:val="00996EA3"/>
    <w:rsid w:val="009A32C0"/>
    <w:rsid w:val="009A5742"/>
    <w:rsid w:val="009A62CD"/>
    <w:rsid w:val="009A67A4"/>
    <w:rsid w:val="009B2EFC"/>
    <w:rsid w:val="009B34D1"/>
    <w:rsid w:val="009C1EEB"/>
    <w:rsid w:val="009C3F58"/>
    <w:rsid w:val="009C620E"/>
    <w:rsid w:val="009C7BD3"/>
    <w:rsid w:val="009D15E4"/>
    <w:rsid w:val="009D193B"/>
    <w:rsid w:val="009D2315"/>
    <w:rsid w:val="009D334E"/>
    <w:rsid w:val="009D5261"/>
    <w:rsid w:val="009D5911"/>
    <w:rsid w:val="009D6E97"/>
    <w:rsid w:val="009D7BB4"/>
    <w:rsid w:val="009E2194"/>
    <w:rsid w:val="009E4E01"/>
    <w:rsid w:val="009F4190"/>
    <w:rsid w:val="009F44DB"/>
    <w:rsid w:val="009F4C58"/>
    <w:rsid w:val="009F4CA9"/>
    <w:rsid w:val="009F646A"/>
    <w:rsid w:val="009F7405"/>
    <w:rsid w:val="009F7D35"/>
    <w:rsid w:val="00A009C7"/>
    <w:rsid w:val="00A03173"/>
    <w:rsid w:val="00A1160C"/>
    <w:rsid w:val="00A12703"/>
    <w:rsid w:val="00A21A5F"/>
    <w:rsid w:val="00A276CD"/>
    <w:rsid w:val="00A309D7"/>
    <w:rsid w:val="00A336EB"/>
    <w:rsid w:val="00A36C84"/>
    <w:rsid w:val="00A427A5"/>
    <w:rsid w:val="00A461BE"/>
    <w:rsid w:val="00A46A5F"/>
    <w:rsid w:val="00A47BEA"/>
    <w:rsid w:val="00A51916"/>
    <w:rsid w:val="00A5352C"/>
    <w:rsid w:val="00A56A6F"/>
    <w:rsid w:val="00A57017"/>
    <w:rsid w:val="00A6226B"/>
    <w:rsid w:val="00A62CC2"/>
    <w:rsid w:val="00A70919"/>
    <w:rsid w:val="00A72407"/>
    <w:rsid w:val="00A72C8D"/>
    <w:rsid w:val="00A7484C"/>
    <w:rsid w:val="00A7569E"/>
    <w:rsid w:val="00A80F46"/>
    <w:rsid w:val="00A82D5D"/>
    <w:rsid w:val="00A8597E"/>
    <w:rsid w:val="00A85E07"/>
    <w:rsid w:val="00A8677C"/>
    <w:rsid w:val="00A878FB"/>
    <w:rsid w:val="00A900A6"/>
    <w:rsid w:val="00A94285"/>
    <w:rsid w:val="00A9456A"/>
    <w:rsid w:val="00A94C80"/>
    <w:rsid w:val="00AA34AD"/>
    <w:rsid w:val="00AA42C0"/>
    <w:rsid w:val="00AA5164"/>
    <w:rsid w:val="00AA5BD4"/>
    <w:rsid w:val="00AA68AD"/>
    <w:rsid w:val="00AB1FF3"/>
    <w:rsid w:val="00AB4BED"/>
    <w:rsid w:val="00AB50BA"/>
    <w:rsid w:val="00AB518B"/>
    <w:rsid w:val="00AB63B9"/>
    <w:rsid w:val="00AC03ED"/>
    <w:rsid w:val="00AC1968"/>
    <w:rsid w:val="00AC1D92"/>
    <w:rsid w:val="00AC317B"/>
    <w:rsid w:val="00AC57C9"/>
    <w:rsid w:val="00AC6751"/>
    <w:rsid w:val="00AD1DE8"/>
    <w:rsid w:val="00AD7ED0"/>
    <w:rsid w:val="00AE04BA"/>
    <w:rsid w:val="00AE11D0"/>
    <w:rsid w:val="00AF19A2"/>
    <w:rsid w:val="00AF3961"/>
    <w:rsid w:val="00AF5C78"/>
    <w:rsid w:val="00AF6470"/>
    <w:rsid w:val="00B00169"/>
    <w:rsid w:val="00B0098D"/>
    <w:rsid w:val="00B00F7E"/>
    <w:rsid w:val="00B05319"/>
    <w:rsid w:val="00B0584F"/>
    <w:rsid w:val="00B07CE2"/>
    <w:rsid w:val="00B1048C"/>
    <w:rsid w:val="00B146B8"/>
    <w:rsid w:val="00B157D9"/>
    <w:rsid w:val="00B20380"/>
    <w:rsid w:val="00B24CBF"/>
    <w:rsid w:val="00B24D73"/>
    <w:rsid w:val="00B32FD1"/>
    <w:rsid w:val="00B33050"/>
    <w:rsid w:val="00B348DB"/>
    <w:rsid w:val="00B3618D"/>
    <w:rsid w:val="00B37DD7"/>
    <w:rsid w:val="00B4040F"/>
    <w:rsid w:val="00B40AC6"/>
    <w:rsid w:val="00B40B9F"/>
    <w:rsid w:val="00B421CC"/>
    <w:rsid w:val="00B43F84"/>
    <w:rsid w:val="00B44385"/>
    <w:rsid w:val="00B505C4"/>
    <w:rsid w:val="00B50E18"/>
    <w:rsid w:val="00B51978"/>
    <w:rsid w:val="00B55CD4"/>
    <w:rsid w:val="00B60903"/>
    <w:rsid w:val="00B60E1D"/>
    <w:rsid w:val="00B65B22"/>
    <w:rsid w:val="00B65CDC"/>
    <w:rsid w:val="00B66485"/>
    <w:rsid w:val="00B70932"/>
    <w:rsid w:val="00B70A03"/>
    <w:rsid w:val="00B73FCE"/>
    <w:rsid w:val="00B7498E"/>
    <w:rsid w:val="00B7738A"/>
    <w:rsid w:val="00B81225"/>
    <w:rsid w:val="00B83E6D"/>
    <w:rsid w:val="00B8438F"/>
    <w:rsid w:val="00B84AD1"/>
    <w:rsid w:val="00B907CD"/>
    <w:rsid w:val="00B911C1"/>
    <w:rsid w:val="00B91733"/>
    <w:rsid w:val="00B958E0"/>
    <w:rsid w:val="00B977DF"/>
    <w:rsid w:val="00B97A0C"/>
    <w:rsid w:val="00B97F59"/>
    <w:rsid w:val="00BA345E"/>
    <w:rsid w:val="00BA36E2"/>
    <w:rsid w:val="00BA4D7F"/>
    <w:rsid w:val="00BA74EB"/>
    <w:rsid w:val="00BB75AE"/>
    <w:rsid w:val="00BC3C3A"/>
    <w:rsid w:val="00BC5FA6"/>
    <w:rsid w:val="00BC7A04"/>
    <w:rsid w:val="00BD50D4"/>
    <w:rsid w:val="00BD592E"/>
    <w:rsid w:val="00BE1863"/>
    <w:rsid w:val="00BE2ECD"/>
    <w:rsid w:val="00BE5C1E"/>
    <w:rsid w:val="00BF52CC"/>
    <w:rsid w:val="00C0029D"/>
    <w:rsid w:val="00C07ADF"/>
    <w:rsid w:val="00C156B3"/>
    <w:rsid w:val="00C20794"/>
    <w:rsid w:val="00C20962"/>
    <w:rsid w:val="00C223DB"/>
    <w:rsid w:val="00C22A9D"/>
    <w:rsid w:val="00C23DB5"/>
    <w:rsid w:val="00C30BED"/>
    <w:rsid w:val="00C311D5"/>
    <w:rsid w:val="00C3343D"/>
    <w:rsid w:val="00C334DC"/>
    <w:rsid w:val="00C359C7"/>
    <w:rsid w:val="00C363DD"/>
    <w:rsid w:val="00C4056A"/>
    <w:rsid w:val="00C42A8F"/>
    <w:rsid w:val="00C52E20"/>
    <w:rsid w:val="00C53876"/>
    <w:rsid w:val="00C540A9"/>
    <w:rsid w:val="00C5761D"/>
    <w:rsid w:val="00C639AD"/>
    <w:rsid w:val="00C63AF5"/>
    <w:rsid w:val="00C6497A"/>
    <w:rsid w:val="00C66EF4"/>
    <w:rsid w:val="00C6709C"/>
    <w:rsid w:val="00C7059C"/>
    <w:rsid w:val="00C71512"/>
    <w:rsid w:val="00C72D0C"/>
    <w:rsid w:val="00C758FF"/>
    <w:rsid w:val="00C7668A"/>
    <w:rsid w:val="00C771ED"/>
    <w:rsid w:val="00C800C8"/>
    <w:rsid w:val="00C83C3F"/>
    <w:rsid w:val="00C85F0B"/>
    <w:rsid w:val="00C8718C"/>
    <w:rsid w:val="00C91AC4"/>
    <w:rsid w:val="00C93A8F"/>
    <w:rsid w:val="00C93D3E"/>
    <w:rsid w:val="00C957F7"/>
    <w:rsid w:val="00C95EC0"/>
    <w:rsid w:val="00C97B64"/>
    <w:rsid w:val="00CA2DC1"/>
    <w:rsid w:val="00CA5A33"/>
    <w:rsid w:val="00CA5C68"/>
    <w:rsid w:val="00CA6CEF"/>
    <w:rsid w:val="00CA6FE3"/>
    <w:rsid w:val="00CA7542"/>
    <w:rsid w:val="00CB0CA2"/>
    <w:rsid w:val="00CB1AF7"/>
    <w:rsid w:val="00CB29C0"/>
    <w:rsid w:val="00CB29F2"/>
    <w:rsid w:val="00CB32C4"/>
    <w:rsid w:val="00CB4240"/>
    <w:rsid w:val="00CB65FF"/>
    <w:rsid w:val="00CB69A1"/>
    <w:rsid w:val="00CC1A8C"/>
    <w:rsid w:val="00CC2112"/>
    <w:rsid w:val="00CC2755"/>
    <w:rsid w:val="00CC44D7"/>
    <w:rsid w:val="00CC5C68"/>
    <w:rsid w:val="00CC66A1"/>
    <w:rsid w:val="00CD01CE"/>
    <w:rsid w:val="00CD1721"/>
    <w:rsid w:val="00CD1F13"/>
    <w:rsid w:val="00CD23DE"/>
    <w:rsid w:val="00CD4033"/>
    <w:rsid w:val="00CD5240"/>
    <w:rsid w:val="00CE007C"/>
    <w:rsid w:val="00CE0848"/>
    <w:rsid w:val="00CE14CD"/>
    <w:rsid w:val="00CE32E6"/>
    <w:rsid w:val="00CE5B6A"/>
    <w:rsid w:val="00CE6934"/>
    <w:rsid w:val="00CF4395"/>
    <w:rsid w:val="00CF6B84"/>
    <w:rsid w:val="00D00459"/>
    <w:rsid w:val="00D03D28"/>
    <w:rsid w:val="00D068FA"/>
    <w:rsid w:val="00D149E1"/>
    <w:rsid w:val="00D15465"/>
    <w:rsid w:val="00D165D3"/>
    <w:rsid w:val="00D225D6"/>
    <w:rsid w:val="00D23CC1"/>
    <w:rsid w:val="00D2553D"/>
    <w:rsid w:val="00D27292"/>
    <w:rsid w:val="00D27BD2"/>
    <w:rsid w:val="00D27C00"/>
    <w:rsid w:val="00D301F8"/>
    <w:rsid w:val="00D33621"/>
    <w:rsid w:val="00D34244"/>
    <w:rsid w:val="00D343F7"/>
    <w:rsid w:val="00D37D7F"/>
    <w:rsid w:val="00D4084D"/>
    <w:rsid w:val="00D44642"/>
    <w:rsid w:val="00D47233"/>
    <w:rsid w:val="00D50320"/>
    <w:rsid w:val="00D5108F"/>
    <w:rsid w:val="00D52DFA"/>
    <w:rsid w:val="00D52E53"/>
    <w:rsid w:val="00D534C5"/>
    <w:rsid w:val="00D56925"/>
    <w:rsid w:val="00D569E4"/>
    <w:rsid w:val="00D63C1C"/>
    <w:rsid w:val="00D64124"/>
    <w:rsid w:val="00D64667"/>
    <w:rsid w:val="00D65197"/>
    <w:rsid w:val="00D65FC2"/>
    <w:rsid w:val="00D66E44"/>
    <w:rsid w:val="00D67A39"/>
    <w:rsid w:val="00D720B2"/>
    <w:rsid w:val="00D7386F"/>
    <w:rsid w:val="00D761B5"/>
    <w:rsid w:val="00D869EC"/>
    <w:rsid w:val="00D87171"/>
    <w:rsid w:val="00D917FA"/>
    <w:rsid w:val="00D97719"/>
    <w:rsid w:val="00D97CFA"/>
    <w:rsid w:val="00DA1224"/>
    <w:rsid w:val="00DA13F8"/>
    <w:rsid w:val="00DA70EF"/>
    <w:rsid w:val="00DB209A"/>
    <w:rsid w:val="00DB3529"/>
    <w:rsid w:val="00DB4A51"/>
    <w:rsid w:val="00DC27A3"/>
    <w:rsid w:val="00DC28E4"/>
    <w:rsid w:val="00DC5E7A"/>
    <w:rsid w:val="00DD2262"/>
    <w:rsid w:val="00DD258B"/>
    <w:rsid w:val="00DD5069"/>
    <w:rsid w:val="00DD7C23"/>
    <w:rsid w:val="00DE0F6F"/>
    <w:rsid w:val="00DE1163"/>
    <w:rsid w:val="00DE1C39"/>
    <w:rsid w:val="00DE25D0"/>
    <w:rsid w:val="00DE340A"/>
    <w:rsid w:val="00DE39C5"/>
    <w:rsid w:val="00DE53D8"/>
    <w:rsid w:val="00DE6038"/>
    <w:rsid w:val="00DE609D"/>
    <w:rsid w:val="00DF4EB4"/>
    <w:rsid w:val="00DF60CB"/>
    <w:rsid w:val="00DF7995"/>
    <w:rsid w:val="00E054D5"/>
    <w:rsid w:val="00E06699"/>
    <w:rsid w:val="00E079A3"/>
    <w:rsid w:val="00E1179A"/>
    <w:rsid w:val="00E11D5D"/>
    <w:rsid w:val="00E13965"/>
    <w:rsid w:val="00E140D8"/>
    <w:rsid w:val="00E215CB"/>
    <w:rsid w:val="00E22AB4"/>
    <w:rsid w:val="00E23DBE"/>
    <w:rsid w:val="00E37E4E"/>
    <w:rsid w:val="00E4293F"/>
    <w:rsid w:val="00E52058"/>
    <w:rsid w:val="00E56325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80F51"/>
    <w:rsid w:val="00E93A64"/>
    <w:rsid w:val="00E94ACE"/>
    <w:rsid w:val="00E9547A"/>
    <w:rsid w:val="00E9679A"/>
    <w:rsid w:val="00E96C5A"/>
    <w:rsid w:val="00EA02B8"/>
    <w:rsid w:val="00EA3003"/>
    <w:rsid w:val="00EA676F"/>
    <w:rsid w:val="00EA706B"/>
    <w:rsid w:val="00EA7C5B"/>
    <w:rsid w:val="00EB04EA"/>
    <w:rsid w:val="00EB2151"/>
    <w:rsid w:val="00EB7B23"/>
    <w:rsid w:val="00EC53F2"/>
    <w:rsid w:val="00ED147B"/>
    <w:rsid w:val="00ED1DB1"/>
    <w:rsid w:val="00ED2B25"/>
    <w:rsid w:val="00ED5091"/>
    <w:rsid w:val="00ED533C"/>
    <w:rsid w:val="00ED5A1B"/>
    <w:rsid w:val="00ED6DAB"/>
    <w:rsid w:val="00ED7E54"/>
    <w:rsid w:val="00EE003A"/>
    <w:rsid w:val="00EE0207"/>
    <w:rsid w:val="00EE155B"/>
    <w:rsid w:val="00EE7E3C"/>
    <w:rsid w:val="00EF109F"/>
    <w:rsid w:val="00EF2180"/>
    <w:rsid w:val="00EF3B94"/>
    <w:rsid w:val="00EF729E"/>
    <w:rsid w:val="00EF7D2B"/>
    <w:rsid w:val="00F00CD8"/>
    <w:rsid w:val="00F02D57"/>
    <w:rsid w:val="00F04D50"/>
    <w:rsid w:val="00F05590"/>
    <w:rsid w:val="00F05764"/>
    <w:rsid w:val="00F06F24"/>
    <w:rsid w:val="00F0761C"/>
    <w:rsid w:val="00F11001"/>
    <w:rsid w:val="00F12829"/>
    <w:rsid w:val="00F150D6"/>
    <w:rsid w:val="00F22C67"/>
    <w:rsid w:val="00F23712"/>
    <w:rsid w:val="00F27859"/>
    <w:rsid w:val="00F31DC1"/>
    <w:rsid w:val="00F32AA5"/>
    <w:rsid w:val="00F33A13"/>
    <w:rsid w:val="00F35FF2"/>
    <w:rsid w:val="00F37165"/>
    <w:rsid w:val="00F43447"/>
    <w:rsid w:val="00F4563C"/>
    <w:rsid w:val="00F46A54"/>
    <w:rsid w:val="00F51B8F"/>
    <w:rsid w:val="00F52460"/>
    <w:rsid w:val="00F53E90"/>
    <w:rsid w:val="00F547CF"/>
    <w:rsid w:val="00F552F7"/>
    <w:rsid w:val="00F55E73"/>
    <w:rsid w:val="00F56F67"/>
    <w:rsid w:val="00F57796"/>
    <w:rsid w:val="00F610BB"/>
    <w:rsid w:val="00F64113"/>
    <w:rsid w:val="00F65C36"/>
    <w:rsid w:val="00F70201"/>
    <w:rsid w:val="00F70F30"/>
    <w:rsid w:val="00F735E1"/>
    <w:rsid w:val="00F76C81"/>
    <w:rsid w:val="00F770FA"/>
    <w:rsid w:val="00F808F5"/>
    <w:rsid w:val="00F812A1"/>
    <w:rsid w:val="00F81740"/>
    <w:rsid w:val="00F83C4D"/>
    <w:rsid w:val="00F97659"/>
    <w:rsid w:val="00FA0F72"/>
    <w:rsid w:val="00FA3224"/>
    <w:rsid w:val="00FA4AAF"/>
    <w:rsid w:val="00FA68AD"/>
    <w:rsid w:val="00FA77AE"/>
    <w:rsid w:val="00FA7983"/>
    <w:rsid w:val="00FB06B1"/>
    <w:rsid w:val="00FB0D01"/>
    <w:rsid w:val="00FB3133"/>
    <w:rsid w:val="00FB45F2"/>
    <w:rsid w:val="00FC2E26"/>
    <w:rsid w:val="00FC309B"/>
    <w:rsid w:val="00FC3E60"/>
    <w:rsid w:val="00FD306A"/>
    <w:rsid w:val="00FD34D3"/>
    <w:rsid w:val="00FD4454"/>
    <w:rsid w:val="00FD690A"/>
    <w:rsid w:val="00FE0284"/>
    <w:rsid w:val="00FE105A"/>
    <w:rsid w:val="00FE1125"/>
    <w:rsid w:val="00FE1DFD"/>
    <w:rsid w:val="00FE7F8B"/>
    <w:rsid w:val="00FF1DD5"/>
    <w:rsid w:val="00FF2127"/>
    <w:rsid w:val="00FF419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C866B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List 3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customStyle="1" w:styleId="TabeladeLista7Colorida-nfase61">
    <w:name w:val="Tabela de Lista 7 Colorida - Ênfase 61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4-nfase61">
    <w:name w:val="Tabela de Lista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4-nfase61">
    <w:name w:val="Tabela de Grade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2-nfase61">
    <w:name w:val="Tabela de Lista 2 - Ênfase 61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3-nfase61">
    <w:name w:val="Tabela de Lista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TabeladeGrade6Colorida-nfase61">
    <w:name w:val="Tabela de Grade 6 Colorida - Ênfase 61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3-nfase61">
    <w:name w:val="Tabela de Grade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TabeladeGrade1Clara-nfase61">
    <w:name w:val="Tabela de Grade 1 Clara - Ênfase 61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-nfase61">
    <w:name w:val="Tabela de Grade 2 - Ênfase 61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BNSNormal">
    <w:name w:val="BNS Normal"/>
    <w:basedOn w:val="Normal"/>
    <w:link w:val="BNSNormalChar"/>
    <w:uiPriority w:val="99"/>
    <w:rsid w:val="003B5BD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3B5BD9"/>
    <w:rPr>
      <w:rFonts w:ascii="Arial" w:eastAsia="Cambria" w:hAnsi="Arial" w:cs="Arial"/>
      <w:lang w:eastAsia="pt-BR"/>
    </w:rPr>
  </w:style>
  <w:style w:type="paragraph" w:styleId="Corpodetexto2">
    <w:name w:val="Body Text 2"/>
    <w:basedOn w:val="Normal"/>
    <w:link w:val="Corpodetexto2Char"/>
    <w:rsid w:val="00E37E4E"/>
    <w:pPr>
      <w:spacing w:after="120" w:line="48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E37E4E"/>
    <w:rPr>
      <w:rFonts w:ascii="Arial" w:eastAsia="Times New Roman" w:hAnsi="Arial" w:cs="Times New Roman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1165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656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1656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65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656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List 3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customStyle="1" w:styleId="TabeladeLista7Colorida-nfase61">
    <w:name w:val="Tabela de Lista 7 Colorida - Ênfase 61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4-nfase61">
    <w:name w:val="Tabela de Lista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4-nfase61">
    <w:name w:val="Tabela de Grade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2-nfase61">
    <w:name w:val="Tabela de Lista 2 - Ênfase 61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3-nfase61">
    <w:name w:val="Tabela de Lista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TabeladeGrade6Colorida-nfase61">
    <w:name w:val="Tabela de Grade 6 Colorida - Ênfase 61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3-nfase61">
    <w:name w:val="Tabela de Grade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TabeladeGrade1Clara-nfase61">
    <w:name w:val="Tabela de Grade 1 Clara - Ênfase 61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-nfase61">
    <w:name w:val="Tabela de Grade 2 - Ênfase 61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BNSNormal">
    <w:name w:val="BNS Normal"/>
    <w:basedOn w:val="Normal"/>
    <w:link w:val="BNSNormalChar"/>
    <w:uiPriority w:val="99"/>
    <w:rsid w:val="003B5BD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3B5BD9"/>
    <w:rPr>
      <w:rFonts w:ascii="Arial" w:eastAsia="Cambria" w:hAnsi="Arial" w:cs="Arial"/>
      <w:lang w:eastAsia="pt-BR"/>
    </w:rPr>
  </w:style>
  <w:style w:type="paragraph" w:styleId="Corpodetexto2">
    <w:name w:val="Body Text 2"/>
    <w:basedOn w:val="Normal"/>
    <w:link w:val="Corpodetexto2Char"/>
    <w:rsid w:val="00E37E4E"/>
    <w:pPr>
      <w:spacing w:after="120" w:line="48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E37E4E"/>
    <w:rPr>
      <w:rFonts w:ascii="Arial" w:eastAsia="Times New Roman" w:hAnsi="Arial" w:cs="Times New Roman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1165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656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1656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65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65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omments" Target="commen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E03BB-5675-4D3E-B695-A301D5D6B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4150</Words>
  <Characters>22411</Characters>
  <Application>Microsoft Office Word</Application>
  <DocSecurity>0</DocSecurity>
  <Lines>186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Possatto Rothstein</dc:creator>
  <cp:lastModifiedBy>Rodrigo Possatto Rothstein</cp:lastModifiedBy>
  <cp:revision>12</cp:revision>
  <cp:lastPrinted>2016-09-29T16:57:00Z</cp:lastPrinted>
  <dcterms:created xsi:type="dcterms:W3CDTF">2016-11-01T11:43:00Z</dcterms:created>
  <dcterms:modified xsi:type="dcterms:W3CDTF">2016-11-01T12:04:00Z</dcterms:modified>
</cp:coreProperties>
</file>